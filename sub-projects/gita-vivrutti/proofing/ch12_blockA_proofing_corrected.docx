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32"/>
          <w:szCs w:val="32"/>
          <w:rtl w:val="0"/>
        </w:rPr>
        <w:t xml:space="preserve">गीता</w:t>
      </w:r>
      <w:sdt>
        <w:sdtPr>
          <w:id w:val="-795332455"/>
          <w:tag w:val="goog_rdk_0"/>
        </w:sdtPr>
        <w:sdtContent>
          <w:del w:author="Narayanan Venkataraman" w:id="0" w:date="2026-10-18T00:36:11Z">
            <w:r w:rsidDel="00000000" w:rsidR="00000000" w:rsidRPr="00000000">
              <w:rPr>
                <w:rFonts w:ascii="Nirmala UI" w:cs="Nirmala UI" w:eastAsia="Nirmala UI" w:hAnsi="Nirmala UI"/>
                <w:b w:val="1"/>
                <w:bCs w:val="1"/>
                <w:sz w:val="32"/>
                <w:szCs w:val="32"/>
                <w:rtl w:val="0"/>
              </w:rPr>
              <w:delText xml:space="preserve"> </w:delText>
            </w:r>
          </w:del>
        </w:sdtContent>
      </w:sdt>
      <w:r w:rsidDel="00000000" w:rsidR="00000000" w:rsidRPr="00000000">
        <w:rPr>
          <w:rFonts w:ascii="Nirmala UI" w:cs="Nirmala UI" w:eastAsia="Nirmala UI" w:hAnsi="Nirmala UI"/>
          <w:b w:val="1"/>
          <w:bCs w:val="1"/>
          <w:sz w:val="32"/>
          <w:szCs w:val="32"/>
          <w:rtl w:val="0"/>
        </w:rPr>
        <w:t xml:space="preserve">विवृ</w:t>
      </w:r>
      <w:sdt>
        <w:sdtPr>
          <w:id w:val="-130988064"/>
          <w:tag w:val="goog_rdk_1"/>
        </w:sdtPr>
        <w:sdtContent>
          <w:ins w:author="Narayanan Venkataraman" w:id="1" w:date="2026-10-18T00:37:11Z"/>
          <w:sdt>
            <w:sdtPr>
              <w:id w:val="112019624"/>
              <w:tag w:val="goog_rdk_2"/>
            </w:sdtPr>
            <w:sdtContent>
              <w:ins w:author="Narayanan Venkataraman" w:id="1" w:date="2026-10-18T00:37:11Z"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  <w:rPrChange w:author="Narayanan Venkataraman" w:id="2" w:date="2026-10-18T00:37:11Z">
                      <w:rPr>
                        <w:rFonts w:ascii="Nirmala UI" w:cs="Nirmala UI" w:eastAsia="Nirmala UI" w:hAnsi="Nirmala UI"/>
                        <w:b w:val="1"/>
                        <w:bCs w:val="1"/>
                        <w:sz w:val="32"/>
                        <w:szCs w:val="32"/>
                      </w:rPr>
                    </w:rPrChange>
                  </w:rPr>
                  <w:t xml:space="preserve">त्तिः </w:t>
                </w:r>
              </w:ins>
            </w:sdtContent>
          </w:sdt>
          <w:ins w:author="Narayanan Venkataraman" w:id="1" w:date="2026-10-18T00:37:11Z"/>
        </w:sdtContent>
      </w:sdt>
      <w:sdt>
        <w:sdtPr>
          <w:id w:val="-1593194304"/>
          <w:tag w:val="goog_rdk_3"/>
        </w:sdtPr>
        <w:sdtContent>
          <w:del w:author="Narayanan Venkataraman" w:id="1" w:date="2026-10-18T00:37:11Z"/>
          <w:sdt>
            <w:sdtPr>
              <w:id w:val="-1197814521"/>
              <w:tag w:val="goog_rdk_4"/>
            </w:sdtPr>
            <w:sdtContent>
              <w:del w:author="Narayanan Venkataraman" w:id="1" w:date="2026-10-18T00:37:11Z"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  <w:rPrChange w:author="Narayanan Venkataraman" w:id="2" w:date="2026-10-18T00:37:11Z">
                      <w:rPr>
                        <w:rFonts w:ascii="Nirmala UI" w:cs="Nirmala UI" w:eastAsia="Nirmala UI" w:hAnsi="Nirmala UI"/>
                        <w:b w:val="1"/>
                        <w:bCs w:val="1"/>
                        <w:sz w:val="32"/>
                        <w:szCs w:val="32"/>
                      </w:rPr>
                    </w:rPrChange>
                  </w:rPr>
                  <w:delText xml:space="preserve">त्ति</w:delText>
                </w:r>
              </w:del>
            </w:sdtContent>
          </w:sdt>
          <w:del w:author="Narayanan Venkataraman" w:id="1" w:date="2026-10-18T00:37:11Z"/>
        </w:sdtContent>
      </w:sdt>
      <w:r w:rsidDel="00000000" w:rsidR="00000000" w:rsidRPr="00000000">
        <w:rPr>
          <w:rFonts w:ascii="Nirmala UI" w:cs="Nirmala UI" w:eastAsia="Nirmala UI" w:hAnsi="Nirmala UI"/>
          <w:b w:val="1"/>
          <w:bCs w:val="1"/>
          <w:sz w:val="32"/>
          <w:szCs w:val="32"/>
          <w:rtl w:val="0"/>
        </w:rPr>
        <w:t xml:space="preserve"> — अध्या</w:t>
      </w:r>
      <w:sdt>
        <w:sdtPr>
          <w:id w:val="-1811738036"/>
          <w:tag w:val="goog_rdk_5"/>
        </w:sdtPr>
        <w:sdtContent>
          <w:ins w:author="Narayanan Venkataraman" w:id="3" w:date="2026-10-18T00:37:24Z"/>
          <w:sdt>
            <w:sdtPr>
              <w:id w:val="1721503777"/>
              <w:tag w:val="goog_rdk_6"/>
            </w:sdtPr>
            <w:sdtContent>
              <w:ins w:author="Narayanan Venkataraman" w:id="3" w:date="2026-10-18T00:37:24Z"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  <w:rPrChange w:author="Narayanan Venkataraman" w:id="4" w:date="2026-10-18T00:37:24Z">
                      <w:rPr>
                        <w:rFonts w:ascii="Nirmala UI" w:cs="Nirmala UI" w:eastAsia="Nirmala UI" w:hAnsi="Nirmala UI"/>
                        <w:b w:val="1"/>
                        <w:bCs w:val="1"/>
                        <w:sz w:val="32"/>
                        <w:szCs w:val="32"/>
                      </w:rPr>
                    </w:rPrChange>
                  </w:rPr>
                  <w:t xml:space="preserve">यः </w:t>
                </w:r>
              </w:ins>
            </w:sdtContent>
          </w:sdt>
          <w:ins w:author="Narayanan Venkataraman" w:id="3" w:date="2026-10-18T00:37:24Z"/>
        </w:sdtContent>
      </w:sdt>
      <w:sdt>
        <w:sdtPr>
          <w:id w:val="-335451971"/>
          <w:tag w:val="goog_rdk_7"/>
        </w:sdtPr>
        <w:sdtContent>
          <w:del w:author="Narayanan Venkataraman" w:id="3" w:date="2026-10-18T00:37:24Z">
            <w:r w:rsidDel="00000000" w:rsidR="00000000" w:rsidRPr="00000000">
              <w:rPr>
                <w:rFonts w:ascii="Nirmala UI" w:cs="Nirmala UI" w:eastAsia="Nirmala UI" w:hAnsi="Nirmala UI"/>
                <w:b w:val="1"/>
                <w:bCs w:val="1"/>
                <w:sz w:val="32"/>
                <w:szCs w:val="32"/>
                <w:rtl w:val="0"/>
              </w:rPr>
              <w:delText xml:space="preserve">य</w:delText>
            </w:r>
          </w:del>
        </w:sdtContent>
      </w:sdt>
      <w:r w:rsidDel="00000000" w:rsidR="00000000" w:rsidRPr="00000000">
        <w:rPr>
          <w:rFonts w:ascii="Nirmala UI" w:cs="Nirmala UI" w:eastAsia="Nirmala UI" w:hAnsi="Nirmala UI"/>
          <w:b w:val="1"/>
          <w:bCs w:val="1"/>
          <w:sz w:val="32"/>
          <w:szCs w:val="32"/>
          <w:rtl w:val="0"/>
        </w:rPr>
        <w:t xml:space="preserve"> १२ (भक्तियोगः) — श्लो</w:t>
      </w:r>
      <w:sdt>
        <w:sdtPr>
          <w:id w:val="-31679572"/>
          <w:tag w:val="goog_rdk_8"/>
        </w:sdtPr>
        <w:sdtContent>
          <w:ins w:author="Narayanan Venkataraman" w:id="5" w:date="2026-10-18T00:37:46Z"/>
          <w:sdt>
            <w:sdtPr>
              <w:id w:val="-178286894"/>
              <w:tag w:val="goog_rdk_9"/>
            </w:sdtPr>
            <w:sdtContent>
              <w:ins w:author="Narayanan Venkataraman" w:id="5" w:date="2026-10-18T00:37:46Z"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  <w:rPrChange w:author="Narayanan Venkataraman" w:id="6" w:date="2026-10-18T00:37:46Z">
                      <w:rPr>
                        <w:rFonts w:ascii="Nirmala UI" w:cs="Nirmala UI" w:eastAsia="Nirmala UI" w:hAnsi="Nirmala UI"/>
                        <w:b w:val="1"/>
                        <w:bCs w:val="1"/>
                        <w:sz w:val="32"/>
                        <w:szCs w:val="32"/>
                      </w:rPr>
                    </w:rPrChange>
                  </w:rPr>
                  <w:t xml:space="preserve">कः </w:t>
                </w:r>
              </w:ins>
            </w:sdtContent>
          </w:sdt>
          <w:ins w:author="Narayanan Venkataraman" w:id="5" w:date="2026-10-18T00:37:46Z"/>
        </w:sdtContent>
      </w:sdt>
      <w:sdt>
        <w:sdtPr>
          <w:id w:val="778009920"/>
          <w:tag w:val="goog_rdk_10"/>
        </w:sdtPr>
        <w:sdtContent>
          <w:del w:author="Narayanan Venkataraman" w:id="5" w:date="2026-10-18T00:37:46Z"/>
          <w:sdt>
            <w:sdtPr>
              <w:id w:val="1593019845"/>
              <w:tag w:val="goog_rdk_11"/>
            </w:sdtPr>
            <w:sdtContent>
              <w:del w:author="Narayanan Venkataraman" w:id="5" w:date="2026-10-18T00:37:46Z"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  <w:rPrChange w:author="Narayanan Venkataraman" w:id="6" w:date="2026-10-18T00:37:46Z">
                      <w:rPr>
                        <w:rFonts w:ascii="Nirmala UI" w:cs="Nirmala UI" w:eastAsia="Nirmala UI" w:hAnsi="Nirmala UI"/>
                        <w:b w:val="1"/>
                        <w:bCs w:val="1"/>
                        <w:sz w:val="32"/>
                        <w:szCs w:val="32"/>
                      </w:rPr>
                    </w:rPrChange>
                  </w:rPr>
                  <w:delText xml:space="preserve">क</w:delText>
                </w:r>
              </w:del>
            </w:sdtContent>
          </w:sdt>
          <w:del w:author="Narayanan Venkataraman" w:id="5" w:date="2026-10-18T00:37:46Z"/>
        </w:sdtContent>
      </w:sdt>
      <w:r w:rsidDel="00000000" w:rsidR="00000000" w:rsidRPr="00000000">
        <w:rPr>
          <w:rFonts w:ascii="Nirmala UI" w:cs="Nirmala UI" w:eastAsia="Nirmala UI" w:hAnsi="Nirmala UI"/>
          <w:b w:val="1"/>
          <w:bCs w:val="1"/>
          <w:sz w:val="32"/>
          <w:szCs w:val="32"/>
          <w:rtl w:val="0"/>
        </w:rPr>
        <w:t xml:space="preserve"> ६–२० — संस्कृत</w:t>
      </w:r>
      <w:sdt>
        <w:sdtPr>
          <w:id w:val="-291479273"/>
          <w:tag w:val="goog_rdk_12"/>
        </w:sdtPr>
        <w:sdtContent>
          <w:del w:author="Narayanan Venkataraman" w:id="7" w:date="2026-10-18T00:37:50Z">
            <w:r w:rsidDel="00000000" w:rsidR="00000000" w:rsidRPr="00000000">
              <w:rPr>
                <w:rFonts w:ascii="Nirmala UI" w:cs="Nirmala UI" w:eastAsia="Nirmala UI" w:hAnsi="Nirmala UI"/>
                <w:b w:val="1"/>
                <w:bCs w:val="1"/>
                <w:sz w:val="32"/>
                <w:szCs w:val="32"/>
                <w:rtl w:val="0"/>
              </w:rPr>
              <w:delText xml:space="preserve"> </w:delText>
            </w:r>
          </w:del>
        </w:sdtContent>
      </w:sdt>
      <w:r w:rsidDel="00000000" w:rsidR="00000000" w:rsidRPr="00000000">
        <w:rPr>
          <w:rFonts w:ascii="Nirmala UI" w:cs="Nirmala UI" w:eastAsia="Nirmala UI" w:hAnsi="Nirmala UI"/>
          <w:b w:val="1"/>
          <w:bCs w:val="1"/>
          <w:sz w:val="32"/>
          <w:szCs w:val="32"/>
          <w:rtl w:val="0"/>
        </w:rPr>
        <w:t xml:space="preserve">पाठ-शोधन</w:t>
      </w:r>
      <w:sdt>
        <w:sdtPr>
          <w:id w:val="-264844554"/>
          <w:tag w:val="goog_rdk_13"/>
        </w:sdtPr>
        <w:sdtContent>
          <w:del w:author="Narayanan Venkataraman" w:id="8" w:date="2026-10-18T00:37:53Z">
            <w:r w:rsidDel="00000000" w:rsidR="00000000" w:rsidRPr="00000000">
              <w:rPr>
                <w:rFonts w:ascii="Nirmala UI" w:cs="Nirmala UI" w:eastAsia="Nirmala UI" w:hAnsi="Nirmala UI"/>
                <w:b w:val="1"/>
                <w:bCs w:val="1"/>
                <w:sz w:val="32"/>
                <w:szCs w:val="32"/>
                <w:rtl w:val="0"/>
              </w:rPr>
              <w:delText xml:space="preserve"> </w:delText>
            </w:r>
          </w:del>
        </w:sdtContent>
      </w:sdt>
      <w:r w:rsidDel="00000000" w:rsidR="00000000" w:rsidRPr="00000000">
        <w:rPr>
          <w:rFonts w:ascii="Nirmala UI" w:cs="Nirmala UI" w:eastAsia="Nirmala UI" w:hAnsi="Nirmala UI"/>
          <w:b w:val="1"/>
          <w:bCs w:val="1"/>
          <w:sz w:val="32"/>
          <w:szCs w:val="32"/>
          <w:rtl w:val="0"/>
        </w:rPr>
        <w:t xml:space="preserve">पत्रक</w:t>
      </w:r>
      <w:sdt>
        <w:sdtPr>
          <w:id w:val="955404934"/>
          <w:tag w:val="goog_rdk_14"/>
        </w:sdtPr>
        <w:sdtContent>
          <w:ins w:author="Narayanan Venkataraman" w:id="9" w:date="2026-10-18T00:38:01Z">
            <w:r w:rsidDel="00000000" w:rsidR="00000000" w:rsidRPr="00000000">
              <w:rPr>
                <w:rFonts w:ascii="Nirmala UI" w:cs="Nirmala UI" w:eastAsia="Nirmala UI" w:hAnsi="Nirmala UI"/>
                <w:b w:val="1"/>
                <w:bCs w:val="1"/>
                <w:sz w:val="32"/>
                <w:szCs w:val="32"/>
                <w:rtl w:val="0"/>
              </w:rPr>
              <w:t xml:space="preserve">म् 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color w:val="5a5a5a"/>
          <w:sz w:val="20"/>
          <w:szCs w:val="20"/>
          <w:rtl w:val="0"/>
        </w:rPr>
        <w:t xml:space="preserve">Gītā Vivṛtti · Chapter XII · Verses 12.6–12.20 · Sanskrit proofing sheet (Block A of 1) · Śrī Rāghavendra Tīrtha (रा)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3c3c3c"/>
          <w:sz w:val="20"/>
          <w:szCs w:val="20"/>
          <w:rtl w:val="0"/>
        </w:rPr>
        <w:t xml:space="preserve">HOW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1. Turn on Track Changes (Review → Track Changes) before you start. Edit the Sanskrit directly; leave the grey [12.N.sK] sentence IDs untouched — they let me match every edit to the right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2. Bold = the pratīka / lemma bold as I read it in the print. Fix bold with Ctrl+B. Bold in text I did not mark is fine to add.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3. A raised Devanagari numeral (e.g. ²) is a footnote mark in the print; its text is listed under the sentence/verse with the word it attaches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4. Under each verse are 'Notes' (in English): where OCR disagreed with the print, where I joined a line-break, and bold I am unsure about. Add Word comments anywhere you want a second look.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5. Only रा's commentary and the मूल verse are included. Vidyādhirāja's (वि) text is excluded; footnotes sitting on वि's text are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6. Each sentence is one daṇḍa-delimited sentence (the unit that becomes one line in the HTML). Verse numbers (॥N॥) are not part of the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color w:val="3c3c3c"/>
          <w:sz w:val="20"/>
          <w:szCs w:val="20"/>
          <w:rtl w:val="0"/>
        </w:rPr>
        <w:t xml:space="preserve">7. When done, save and send the file back; I diff it against my original, apply your changes, then build the English + HTML from your corrected Sanskrit.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१२.६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(12.6)   मुद्रित ३७८–३७९ (PDF 424–425)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ये तु सर्वाणि कर्माणि मयि संन्यस्य मत्पराः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अनन्येनैव योगेन मां ध्यायन्त उपासते ॥६॥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मदुपासने न तथा क्लेश इत्याह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ये त्विति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पूर्वस्माद्वैलक्षण्यद्योतक</w:t>
      </w:r>
      <w:sdt>
        <w:sdtPr>
          <w:id w:val="1101752006"/>
          <w:tag w:val="goog_rdk_15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10" w:date="2026-10-18T00:39:09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स्तु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शब्दः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[12.6.s3] </w:t>
      </w:r>
      <w:sdt>
        <w:sdtPr>
          <w:id w:val="-855034291"/>
          <w:tag w:val="goog_rdk_16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11" w:date="2026-10-18T00:39:23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ये तु 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सर्वाणि कर्माणि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मयि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[12.6.s6]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सन्न्यस्य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सर्वस्वतन्त्रो हरिरेव मयि स्थित्वा स्वपूजात्वेन कर्माणि स्वाधीनकर्त्रा मया कारयतीत्यनुसन्धाय </w:t>
      </w:r>
      <w:sdt>
        <w:sdtPr>
          <w:id w:val="1472469133"/>
          <w:tag w:val="goog_rdk_17"/>
        </w:sdtPr>
        <w:sdtContent>
          <w:ins w:author="Narayanan Venkataraman" w:id="12" w:date="2026-10-18T00:40:32Z"/>
          <w:sdt>
            <w:sdtPr>
              <w:id w:val="727208700"/>
              <w:tag w:val="goog_rdk_18"/>
            </w:sdtPr>
            <w:sdtContent>
              <w:ins w:author="Narayanan Venkataraman" w:id="12" w:date="2026-10-18T00:40:32Z">
                <w:r w:rsidDel="00000000" w:rsidR="00000000" w:rsidRPr="00000000">
                  <w:rPr>
                    <w:rtl w:val="0"/>
                    <w:rPrChange w:author="Narayanan Venkataraman" w:id="13" w:date="2026-10-18T00:40:32Z">
                      <w:rPr>
                        <w:rFonts w:ascii="Nirmala UI" w:cs="Nirmala UI" w:eastAsia="Nirmala UI" w:hAnsi="Nirmala UI"/>
                        <w:sz w:val="24"/>
                        <w:szCs w:val="24"/>
                      </w:rPr>
                    </w:rPrChange>
                  </w:rPr>
                  <w:t xml:space="preserve">समर्प्येति </w:t>
                </w:r>
              </w:ins>
            </w:sdtContent>
          </w:sdt>
          <w:ins w:author="Narayanan Venkataraman" w:id="12" w:date="2026-10-18T00:40:32Z"/>
        </w:sdtContent>
      </w:sdt>
      <w:sdt>
        <w:sdtPr>
          <w:id w:val="-1556941349"/>
          <w:tag w:val="goog_rdk_19"/>
        </w:sdtPr>
        <w:sdtContent>
          <w:del w:author="Narayanan Venkataraman" w:id="12" w:date="2026-10-18T00:40:32Z"/>
          <w:sdt>
            <w:sdtPr>
              <w:id w:val="-457083059"/>
              <w:tag w:val="goog_rdk_20"/>
            </w:sdtPr>
            <w:sdtContent>
              <w:del w:author="Narayanan Venkataraman" w:id="12" w:date="2026-10-18T00:40:32Z">
                <w:r w:rsidDel="00000000" w:rsidR="00000000" w:rsidRPr="00000000">
                  <w:rPr>
                    <w:rtl w:val="0"/>
                    <w:rPrChange w:author="Narayanan Venkataraman" w:id="13" w:date="2026-10-18T00:40:32Z">
                      <w:rPr>
                        <w:rFonts w:ascii="Nirmala UI" w:cs="Nirmala UI" w:eastAsia="Nirmala UI" w:hAnsi="Nirmala UI"/>
                        <w:sz w:val="24"/>
                        <w:szCs w:val="24"/>
                      </w:rPr>
                    </w:rPrChange>
                  </w:rPr>
                  <w:delText xml:space="preserve">समर्प्यैति</w:delText>
                </w:r>
              </w:del>
            </w:sdtContent>
          </w:sdt>
          <w:del w:author="Narayanan Venkataraman" w:id="12" w:date="2026-10-18T00:40:32Z"/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वा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[12.6.s7]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मत्पराः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अहमेवोत्तम इति जानन्तः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[12.6.s8]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अनन्येनैव योगेन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अव्यक्तोपासनां विना कृतेन ध्यानेन केवलमद्विषयध्यानेनापीति यावत्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[12.6.s9]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मां ध्यायन्तः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[12.6.s10]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उपासते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अत्र उपासत इत्युक्त्या पर्युपासत इत्युक्ताव्यक्तोपासनमिव नातिशयितोपासनम्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अतीवेन्द्रियनियमनादिकं मत्प्रसादे नापेक्षितमिति न क्लेश इति सूचितम्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तथा, 'न चिरात्' इत्यनेनाव्यक्तापरोक्षे यावान् प्रयासस्तावता यदि मामुपासते तदूनेन वा तदा मदपरोक्षमेव भवतीत्यतोऽपि न क्लेश इति सूचितम्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'तेषामहं समुद्धर्ता भवामि' इत्यनेनेन्द्रियसंयमाद्यूनभावेऽपि देवीवद्देवो नोपेक्षते, किन्तु तानि साधनानि भक्तिमतः स्वयमेवाप्रयत्नेन ददातीति चातिसौकर्यं भक्तानां भगवदुपासने इति भावः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यद्वा - 'क्लेशोऽधिकतर' इति श्लोके अव्यक्तोपास्तिमार्गस्य क्लेशतरत्वोक्त्यैव सुष्ट्वाचारादेरूनत्वेऽपि मत्प्रसादो भवत्येवेत्यक्लेशत्वात्, मदुपास्तिमार्ग एव श्रेष्ठ इति तात्पर्यगत्योक्तप्रायत्वात्, हेत्वन्तरेणापि भगवदुपास्तिमार्गः श्रेष्ठ इत्याह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ये त्विति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पूर्वार्धस्य प्रागिवार्थः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अनन्येनैव अन्यशब्दो लक्ष्म्याद्यन्यदेवतावाची सन् तन्निष्ठस्वातन्त्र्यपरिवारत्वविषयपरः, स न भवतीत्यन्यः, तेन योगेन, ध्यानेन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भगवदधीनतया तत्परिवारत्वेन लक्ष्मीब्रह्मादिसहितेन ध्यानयोगेनेति यावत्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[12.6.s19]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'ॐ अङ्गावबद्धास्तु न शाखासु हि प्रतिवेदम् ॐ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vertAlign w:val="superscript"/>
          <w:rtl w:val="0"/>
        </w:rPr>
        <w:t xml:space="preserve">२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 इत्यादि सूत्रात्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[12.6.s20]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मां ध्यायन्त उपासते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२.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[ॐ … ॐ]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ब्र.सू. (३-३-५७)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sdt>
        <w:sdtPr>
          <w:id w:val="-824778676"/>
          <w:tag w:val="goog_rdk_21"/>
        </w:sdtPr>
        <w:sdtContent>
          <w:ins w:author="Narayanan Venkataraman" w:id="14" w:date="2026-10-18T01:44:09Z">
            <w:r w:rsidDel="00000000" w:rsidR="00000000" w:rsidRPr="00000000">
              <w:rPr>
                <w:rFonts w:ascii="Nirmala UI" w:cs="Nirmala UI" w:eastAsia="Nirmala UI" w:hAnsi="Nirmala UI"/>
                <w:b w:val="1"/>
                <w:bCs w:val="1"/>
                <w:color w:val="285a28"/>
                <w:sz w:val="18"/>
                <w:szCs w:val="18"/>
                <w:rtl w:val="0"/>
              </w:rPr>
              <w:t xml:space="preserve"> [refer to my corrections. </w:t>
            </w:r>
          </w:ins>
          <w:sdt>
            <w:sdtPr>
              <w:id w:val="-1430939155"/>
              <w:tag w:val="goog_rdk_22"/>
            </w:sdtPr>
            <w:sdtContent>
              <w:ins w:author="Narayanan Venkataraman" w:id="14" w:date="2026-10-18T01:44:09Z">
                <w:r w:rsidDel="00000000" w:rsidR="00000000" w:rsidRPr="00000000">
                  <w:rPr>
                    <w:b w:val="1"/>
                    <w:bCs w:val="1"/>
                    <w:color w:val="285a28"/>
                    <w:sz w:val="18"/>
                    <w:szCs w:val="18"/>
                    <w:rtl w:val="0"/>
                    <w:rPrChange w:author="Narayanan Venkataraman" w:id="15" w:date="2026-10-18T01:44:09Z">
                      <w:rPr>
                        <w:rFonts w:ascii="Nirmala UI" w:cs="Nirmala UI" w:eastAsia="Nirmala UI" w:hAnsi="Nirmala UI"/>
                        <w:b w:val="1"/>
                        <w:bCs w:val="1"/>
                        <w:color w:val="285a28"/>
                        <w:sz w:val="18"/>
                        <w:szCs w:val="18"/>
                      </w:rPr>
                    </w:rPrChange>
                  </w:rPr>
                  <w:t xml:space="preserve">T</w:t>
                </w:r>
              </w:ins>
            </w:sdtContent>
          </w:sdt>
          <w:ins w:author="Narayanan Venkataraman" w:id="14" w:date="2026-10-18T01:44:09Z">
            <w:r w:rsidDel="00000000" w:rsidR="00000000" w:rsidRPr="00000000">
              <w:rPr>
                <w:rFonts w:ascii="Nirmala UI" w:cs="Nirmala UI" w:eastAsia="Nirmala UI" w:hAnsi="Nirmala UI"/>
                <w:b w:val="1"/>
                <w:bCs w:val="1"/>
                <w:color w:val="285a28"/>
                <w:sz w:val="18"/>
                <w:szCs w:val="18"/>
                <w:rtl w:val="0"/>
              </w:rPr>
              <w:t xml:space="preserve">hey are final]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OCR said समर्प्यति; print reads समर्प्यैति — corrected.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OCR said 'इति लोके'; print reads 'इति श्लोके' — corrected.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Print glyph: in 'उपासत इत्युक्त्या' the conjunct looks like 'त्त्य' in this typeface; read as 'इत्युक्त्या' from the sense (same typeface habit in 12.7).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Print type shows 'तेपामहं' (damaged ष); read तेषामहं.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print bolds 'ये त्विति' (त्विति clearly bold; 'ये' at line-end looks bold) — I bolded the whole 'ये त्विति'; the plain 'ये तु ।' sentence is not bold.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'सन्न्यस्य' — verse has 'संन्यस्य'; I read the print as 'सन्न्यस्य'.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Footnotes: p.378 fn 1 (गी.ता.) and p.379 fn 1 (रमाब्रह्मादयः… सदाचारस्मृतिः / अनुव्याख्यानम्) sit on Vidyādhirāja's text → skipped. fn 2 (ब्र.सू. ३-३-५७) sits on रा's 'ॐ…ॐ' quotation → kept.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१२.७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(12.7)   मुद्रित ३७९–३८० (PDF 425–426)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तेषामहं समुद्धर्ता मृत्युसंसारसागरात्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भवामि न चिरात् पार्थ मय्यावेशितचेतसाम् ॥७॥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[12.7.s1] </w:t>
      </w:r>
      <w:sdt>
        <w:sdtPr>
          <w:id w:val="-490305005"/>
          <w:tag w:val="goog_rdk_23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16" w:date="2026-10-18T01:44:58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तेषां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मय्यावेशितचेतसाम्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[12.7.s2] </w:t>
      </w:r>
      <w:sdt>
        <w:sdtPr>
          <w:id w:val="677445677"/>
          <w:tag w:val="goog_rdk_24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17" w:date="2026-10-18T01:45:05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अहम्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[12.7.s3] </w:t>
      </w:r>
      <w:sdt>
        <w:sdtPr>
          <w:id w:val="-931970022"/>
          <w:tag w:val="goog_rdk_25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18" w:date="2026-10-18T01:45:10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मृत्युसंसारसागरात्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मृत्युरूपसंसारसमुद्रात्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[12.7.s4] </w:t>
      </w:r>
      <w:sdt>
        <w:sdtPr>
          <w:id w:val="-729136792"/>
          <w:tag w:val="goog_rdk_26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19" w:date="2026-10-18T01:45:28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न चिरात्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शीघ्रम्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[12.7.s5] </w:t>
      </w:r>
      <w:sdt>
        <w:sdtPr>
          <w:id w:val="-993194914"/>
          <w:tag w:val="goog_rdk_27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0" w:date="2026-10-18T01:45:32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समुद्धर्ता भवामी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[12.7.s6]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अत्र न चिरादित्युक्त्या श्रिया सह भगवदुपासने द्वयोरपि परमप्रसादसम्भवेन अचिरान्मोक्षो भवति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[12.7.s7]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पृथगव्यक्तोपासनपक्षे तु पूर्वं किञ्चिद्भगवदुपासनं कृत्वा बहुकालं पृथक् श्रियमुपास्य पुनः श्रिया सह भगवदुपासनं तु निरन्तरं कार्यम्, ततो मुक्तिरिति चिरेणैव भवतीत्यतोऽचिरेण मुक्तिहेतुत्वाच्च भगवदुपासनमेवाधिकमित्युक्तं भवति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[12.7.s8]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तदुक्तम् - 'विष्णुना सहिता ध्याता साऽपि तुष्टिं परां व्रजेत्' इत्यादि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OCR said मुक्तिहेतुत्वाच; print reads मुक्तिहेतुत्वाच्च — corrected.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No bold anywhere in रा's text for this verse in the 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p.380 footnote 1 (परमश्रुतिवचनम् - गी.ता.) sits on Vidyādhirāja's quotation →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१२.८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(12.8)   मुद्रित ३८०–३८१ (PDF 426–427)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मय्येव मन आधत्स्व मयि बुद्धिं निवेशय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निवसिष्यसि मय्येव अत ऊर्ध्वं न संशयः ॥८॥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[12.8.s1]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एवमुक्तदिशा भगवदुपास्तेरेवोत्तमत्वात्, तदेव कुरु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[12.8.s2]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तदशक्तौ तत्सिद्ध्यर्थम् उपायान्तराणि सम्पादयेत्याह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मयि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इत्यादि चतुष्टयेन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[12.8.s3]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मय्येव मन आधत्स्व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आधेहि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[12.8.s4]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मामुपास्वेति यावत्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[12.8.s5]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तदलाभे,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मयि बुद्धिं निवेशय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[12.8.s6]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मद्विषयं ज्ञानं सम्पादय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[12.8.s7]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अत ऊर्ध्वम्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, मत्सम्पत्त्यनन्तरम्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[12.8.s8]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मय्येव निवसिष्यसि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[12.8.s9]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निर्दुःखानन्दानुभवात्मिकां स्थितिं प्राप्स्यसि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The printed page (PDF 427) is heavy/dark throughout, so bold vs. plain is hard to tell. My bold reading: 'मयि', 'मय्येव मन आधत्स्व', 'मयि बुद्धिं निवेशय', 'अत ऊर्ध्वम्', 'मय्येव निवसिष्यसि'. Please check these especially.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१२.९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(12.9)   मुद्रित ३८१ (PDF 427)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अथ चित्तं समाधातुं न शक्नोषि मयि स्थिरम्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अभ्यासयोगेन ततो मामिच्छाप्तुं धनञ्जय ॥९॥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[12.9.s1] </w:t>
      </w:r>
      <w:sdt>
        <w:sdtPr>
          <w:id w:val="1852620152"/>
          <w:tag w:val="goog_rdk_28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1" w:date="2026-10-18T01:48:36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अथे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त्यर्थान्तरे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[12.9.s2]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स्थिरं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यथा तथा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[12.9.s3]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मयि चित्तं समाधातुं न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</w:t>
      </w:r>
      <w:sdt>
        <w:sdtPr>
          <w:id w:val="1576308993"/>
          <w:tag w:val="goog_rdk_29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2" w:date="2026-10-18T01:50:12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शक्नोषि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[12.9.s4] </w:t>
      </w:r>
      <w:sdt>
        <w:sdtPr>
          <w:id w:val="1531729789"/>
          <w:tag w:val="goog_rdk_30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3" w:date="2026-10-18T01:48:58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ततो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मनःसमाधानाशक्तत्वात्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[12.9.s5]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पुनः पुनः प्रत्याहारेण भगवन्मनःसमाधानरू</w:t>
      </w:r>
      <w:sdt>
        <w:sdtPr>
          <w:id w:val="-1583409127"/>
          <w:tag w:val="goog_rdk_31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4" w:date="2026-10-18T01:49:27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पाभ्यास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लक्षणोपायेन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[12.9.s6] </w:t>
      </w:r>
      <w:sdt>
        <w:sdtPr>
          <w:id w:val="1477020005"/>
          <w:tag w:val="goog_rdk_32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5" w:date="2026-10-18T01:49:51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मामाप्तुं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ज्ञातुम् </w:t>
      </w:r>
      <w:sdt>
        <w:sdtPr>
          <w:id w:val="1528529855"/>
          <w:tag w:val="goog_rdk_33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6" w:date="2026-10-18T01:49:57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इच्छ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 uncertain: whether 'शक्नोषि' is bold (I left it plain); 'मयि चित्तं समाधातुं न' bold.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१२.१०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(12.10)   मुद्रित ३८१ (PDF 427)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अभ्यासेऽप्यसमर्थोऽसि मत्कर्मपरमो भव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मदर्थमपि कर्माणि कुर्वन् सिद्धिमवाप्स्यसि ॥१०॥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[12.10.s1] </w:t>
      </w:r>
      <w:sdt>
        <w:sdtPr>
          <w:id w:val="-153475616"/>
          <w:tag w:val="goog_rdk_34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7" w:date="2026-10-18T01:50:46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अभ्यासेऽप्यशक्तोऽसि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[12.10.s2]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तदा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मत्कर्मपरमः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मत्प्रीत्यर्थं मद्विषयकर्मानुष्ठानमेव परममुत्तमं यस्य स तथा तादृशः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[12.10.s3] </w:t>
      </w:r>
      <w:sdt>
        <w:sdtPr>
          <w:id w:val="1797711324"/>
          <w:tag w:val="goog_rdk_35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8" w:date="2026-10-18T01:50:59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भव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[12.10.s4]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तावता कथमिष्टसिद्धिरित्यत आह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मदर्थमिति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[12.10.s5] </w:t>
      </w:r>
      <w:sdt>
        <w:sdtPr>
          <w:id w:val="-826516762"/>
          <w:tag w:val="goog_rdk_36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29" w:date="2026-10-18T01:51:13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कुर्वन्नपी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Bold: only 'मत्कर्मपरमः' and 'मदर्थमिति' (as read).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१२.११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(12.11)   मुद्रित ३८२ (PDF 428)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अथैतदप्यशक्तोऽसि कर्तुं मद्योगमाश्रितः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सर्वकर्मफलत्यागं ततः कुरु यतात्मवान् ॥११॥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[12.11.s1]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अथेति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प्राग्वत्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[12.11.s2]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एतदपि सर्वाण्यपि जपार्चनादीनि कर्माणि मदुद्देश्यकानि मत्प्रीत्यर्थकानीत्यनुष्ठानमपि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कर्तुमशक्तोऽसि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तर्हि देवतान्तरोद्देशेन कर्माणि कृत्वाऽन्ते मयि समर्पणरूपं मद्योगम्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[12.11.s3]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मत्कर्मवत्वे उपायम् अन्ते मयि समर्पणम्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[12.11.s4]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सर्वकर्मणां वैष्णवत्वेन करणे य उपायस्तमाश्रितो भव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[12.11.s5]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ततो </w:t>
      </w:r>
      <w:sdt>
        <w:sdtPr>
          <w:id w:val="-1011722342"/>
          <w:tag w:val="goog_rdk_37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30" w:date="2026-10-18T01:53:16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मद्योगात्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[12.11.s6]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यतात्मवान्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नियतमनस्कः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[12.11.s7]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सर्वकर्मफलत्यागं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</w:t>
      </w:r>
      <w:sdt>
        <w:sdtPr>
          <w:id w:val="-1921070927"/>
          <w:tag w:val="goog_rdk_38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31" w:date="2026-10-18T01:53:34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कुर्वि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[12.11.s8]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सर्वप्रकारेणापि मदुपासनमेव त्वदुपलक्षितैः सर्वैः कार्यमिति तात्पर्यार्थः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 uncertain (page is heavy): 'एतदपि' and 'मद्योगम्' looked plain, so left plain. Bold read: 'अथेति', 'कर्तुमशक्तोऽसि', 'ततो मद्योगात्', 'यतात्मवान्', 'सर्वकर्मफलत्यागं'.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1 (गी.ता. उदाहृतप्रमाणवचनम्) sits on Vidyādhirāja's quotation →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१२.१२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(12.12)   मुद्रित ३८२–३८३ (PDF 428–429)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श्रेयो हि ज्ञानमभ्यासाज्ज्ञानाद्ध्यानं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vertAlign w:val="superscript"/>
          <w:rtl w:val="0"/>
        </w:rPr>
        <w:t xml:space="preserve">२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 विशिष्यते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ध्यानात् कर्मफलत्यागस्त्यागाच्छान्तिरनन्तरम् ॥१२॥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[12.12.s1]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'मयि' इत्यादिनोक्तध्यानालाभे ज्ञानं तदलाभेऽभ्यासयोग इत्येतत् समर्थयते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श्रेयो हीति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[12.12.s2]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अज्ञानपूर्वकादभ्यासाज्ज्ञानं </w:t>
      </w:r>
      <w:sdt>
        <w:sdtPr>
          <w:id w:val="497223291"/>
          <w:tag w:val="goog_rdk_39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32" w:date="2026-10-18T01:55:20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श्रेयः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[12.12.s3] </w:t>
      </w:r>
      <w:sdt>
        <w:sdtPr>
          <w:id w:val="-812530747"/>
          <w:tag w:val="goog_rdk_40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33" w:date="2026-10-18T01:55:46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ज्ञान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मात्राज्ज्ञानपूर्वक</w:t>
      </w:r>
      <w:sdt>
        <w:sdtPr>
          <w:id w:val="565226735"/>
          <w:tag w:val="goog_rdk_41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34" w:date="2026-10-18T01:55:58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ध्यानं श्रेयः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[12.12.s4]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तस्मा</w:t>
      </w:r>
      <w:sdt>
        <w:sdtPr>
          <w:id w:val="-1753017525"/>
          <w:tag w:val="goog_rdk_42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35" w:date="2026-10-18T01:56:17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द्ध्यानात्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ज्ञानपूर्वकसकामध्यानादित्यर्थः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[12.12.s5]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कर्मफलत्यागः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श्रेयान्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[12.12.s6]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एतादृशसकामध्यानात् कर्मफलत्यागोपलक्षिततादृशनिष्कामध्यानं श्रेय इति योज्यम्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[12.12.s7]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फलत्यागात्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कर्मफल त्यागोपलक्षितनिष्कामध्यानादित्यर्थः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[12.12.s8]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अपरोक्ष</w:t>
      </w:r>
      <w:sdt>
        <w:sdtPr>
          <w:id w:val="-1357517647"/>
          <w:tag w:val="goog_rdk_43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36" w:date="2026-10-18T01:57:02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ज्ञानं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श्रेय इति योज्यम्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[12.12.s9]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अनन्तरं शान्तिः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मोक्ष इत्यर्थः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२.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[ज्ञानाद्ध्यानं (मूल-पङ्क्ति)]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ये भक्त्या विवशा विष्णोर्नाममात्रैकजल्पकाः । तेऽपि मुक्तिं व्रजन्त्याशु किमु तद्ध्यायिनः सदा ॥ इति व्योमसंहितायाम् । - भा.ता. (३/१०/१५)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OCR footnote text was garbled ('dsपि'); print reads 'तेऽपि' — corrected.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'कर्मफल त्यागोपलक्षित' — print has a gap after 'कर्मफल' (justified line spacing); kept as printed.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रा's commentary starts at the top of p.383 (PDF 429); the Vidyādhirāja text at the foot of p.382 is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1 on p.383 (गी.ता. उदाहृतप्रमाणवचनम्) sits on Vidyādhirāja's quotation → skipped. Footnote 2 sits on the मूल-line word ज्ञानाद्ध्यानं (that is, the verse footnote below) → kept.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१२.१३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(12.13)   मुद्रित ३८३ (PDF 429)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अद्वेष्टा सर्वभूतानां मैत्रः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vertAlign w:val="superscript"/>
          <w:rtl w:val="0"/>
        </w:rPr>
        <w:t xml:space="preserve">२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 करुण एव च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निर्ममो निरहङ्कारः समदुःखसुखः क्षमी ॥१३॥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[12.13.s1]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'ये तु सर्वाणि कर्माणि' इत्युक्तम्, तदुपलक्षितधर्मान्तरोक्त्या प्रपञ्चयति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अद्वेष्टेत्यादिना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[12.13.s2]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अद्वेष्टा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अप्रियमकुर्वन्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[12.13.s3]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क्लेशस्थानं निरूप्य ततो रक्षिता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मैत्रः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[12.13.s4]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करुणः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कृपावान्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[12.13.s5]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निर्ममः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ममेदमिति स्वातन्त्र्यबुद्धिहीनः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[12.13.s6]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निरहङ्कारः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अविद्यमानात्मगुणाभिमानमोहहीनः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[12.13.s7]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हेयतया दुःखसमं वैषयिकसुखं यस्य स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समदुःखसुखः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[12.13.s8]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क्षमी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सहिष्णुः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२.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[मैत्रः (मूल-पङ्क्ति)]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गायत्रीजपपरायणः - '</w:t>
      </w:r>
      <w:sdt>
        <w:sdtPr>
          <w:id w:val="-347684908"/>
          <w:tag w:val="goog_rdk_44"/>
        </w:sdtPr>
        <w:sdtContent>
          <w:ins w:author="Narayanan Venkataraman" w:id="37" w:date="2026-10-18T02:06:01Z">
            <w:r w:rsidDel="00000000" w:rsidR="00000000" w:rsidRPr="00000000">
              <w:rPr>
                <w:rFonts w:ascii="Nirmala UI" w:cs="Nirmala UI" w:eastAsia="Nirmala UI" w:hAnsi="Nirmala UI"/>
                <w:sz w:val="22"/>
                <w:szCs w:val="22"/>
                <w:rtl w:val="0"/>
              </w:rPr>
              <w:t xml:space="preserve">जप्येन एव तु संसिध्येत् ब्राह्मणः न अत्र संशयः । </w:t>
            </w:r>
          </w:ins>
        </w:sdtContent>
      </w:sdt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कुर्यादन्यन्न वा कुर्यात् मैत्रो ब्राह्मण उच्यते </w:t>
      </w:r>
      <w:sdt>
        <w:sdtPr>
          <w:id w:val="503920861"/>
          <w:tag w:val="goog_rdk_45"/>
        </w:sdtPr>
        <w:sdtContent>
          <w:ins w:author="Narayanan Venkataraman" w:id="38" w:date="2026-10-18T02:06:07Z">
            <w:r w:rsidDel="00000000" w:rsidR="00000000" w:rsidRPr="00000000">
              <w:rPr>
                <w:rFonts w:ascii="Nirmala UI" w:cs="Nirmala UI" w:eastAsia="Nirmala UI" w:hAnsi="Nirmala UI"/>
                <w:sz w:val="22"/>
                <w:szCs w:val="22"/>
                <w:rtl w:val="0"/>
              </w:rPr>
              <w:t xml:space="preserve">|</w:t>
            </w:r>
          </w:ins>
        </w:sdtContent>
      </w:sdt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।' इत्युक्तेः ।</w:t>
      </w:r>
      <w:sdt>
        <w:sdtPr>
          <w:id w:val="-997930813"/>
          <w:tag w:val="goog_rdk_46"/>
        </w:sdtPr>
        <w:sdtContent>
          <w:ins w:author="Narayanan Venkataraman" w:id="39" w:date="2026-10-18T02:06:11Z">
            <w:r w:rsidDel="00000000" w:rsidR="00000000" w:rsidRPr="00000000">
              <w:rPr>
                <w:rFonts w:ascii="Nirmala UI" w:cs="Nirmala UI" w:eastAsia="Nirmala UI" w:hAnsi="Nirmala UI"/>
                <w:sz w:val="22"/>
                <w:szCs w:val="22"/>
                <w:rtl w:val="0"/>
              </w:rPr>
              <w:t xml:space="preserve"> [Just a comment for your reference - dont include this anywhere - am just adding the first line of the shlOka too here for </w:t>
            </w:r>
          </w:ins>
          <w:sdt>
            <w:sdtPr>
              <w:id w:val="-1205057222"/>
              <w:tag w:val="goog_rdk_47"/>
            </w:sdtPr>
            <w:sdtContent>
              <w:ins w:author="Narayanan Venkataraman" w:id="39" w:date="2026-10-18T02:06:11Z">
                <w:r w:rsidDel="00000000" w:rsidR="00000000" w:rsidRPr="00000000">
                  <w:rPr>
                    <w:sz w:val="22"/>
                    <w:szCs w:val="22"/>
                    <w:rtl w:val="0"/>
                    <w:rPrChange w:author="Narayanan Venkataraman" w:id="40" w:date="2026-10-18T02:06:11Z">
                      <w:rPr>
                        <w:rFonts w:ascii="Nirmala UI" w:cs="Nirmala UI" w:eastAsia="Nirmala UI" w:hAnsi="Nirmala UI"/>
                        <w:sz w:val="22"/>
                        <w:szCs w:val="22"/>
                      </w:rPr>
                    </w:rPrChange>
                  </w:rPr>
                  <w:t xml:space="preserve">better context]</w:t>
                </w:r>
              </w:ins>
            </w:sdtContent>
          </w:sdt>
          <w:ins w:author="Narayanan Venkataraman" w:id="39" w:date="2026-10-18T02:06:11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OCR 'निर्मम:' (ASCII colon) → visarga 'निर्ममः'. 'अविद्य / मानात्म…' was a line-break; joined as 'अविद्यमानात्म…'.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Print type shows 'वैपयिक' (damaged ष); read वैषयिक.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1 sits on 'मैत्रः' in the मूल line → kept.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१२.१४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(12.14)   मुद्रित ३८४ (PDF 430)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सन्तुष्टः सततं योगी यतात्मा दृढनिश्चयः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मय्यर्पितमनोबुद्धिर्यो मद्भक्तः स मे प्रियः ॥१४॥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[12.14.s1]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सन्तुष्टः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अलम्बुद्धिमान्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[12.14.s2]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योगी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कर्मध्यानरूपज्ञानोपायवान्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[12.14.s3]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यतात्मा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विषयेभ्य उपसंहृतचित्तः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[12.14.s4]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दृढनिश्चयः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अप्रामाण्यशङ्काशून्यतत्त्वनिश्चयवान्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[12.14.s5]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मय्यर्पिते मनोबुद्धी यस्य स तथोक्तः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Print type shows 'विपयेभ्य' (ष looks like प); read विषयेभ्य.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१२.१५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(12.15)   मुद्रित ३८४ (PDF 430)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यस्मान्नोद्विजते लोको लोकान्नोद्विजते च यः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हर्षामर्षभयोद्वेगैर्मुक्तो यः स च मे प्रियः ॥१५॥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[12.15.s1]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किंच,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यस्माल्लोको नोद्विजते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न बिभेति, लोकस्य भयहेतुर्यो न भवति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[12.15.s2]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यश्च सर्वमीशाधीनं बुद्ध्वा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लोका</w:t>
      </w:r>
      <w:sdt>
        <w:sdtPr>
          <w:id w:val="2085409496"/>
          <w:tag w:val="goog_rdk_48"/>
        </w:sdtPr>
        <w:sdtContent>
          <w:r w:rsidDel="00000000" w:rsidR="00000000" w:rsidRPr="00000000">
            <w:rPr>
              <w:sz w:val="24"/>
              <w:szCs w:val="24"/>
              <w:rtl w:val="0"/>
              <w:rPrChange w:author="Narayanan Venkataraman" w:id="41" w:date="2026-10-18T02:09:19Z">
                <w:rPr>
                  <w:rFonts w:ascii="Nirmala UI" w:cs="Nirmala UI" w:eastAsia="Nirmala UI" w:hAnsi="Nirmala UI"/>
                  <w:b w:val="1"/>
                  <w:bCs w:val="1"/>
                  <w:sz w:val="24"/>
                  <w:szCs w:val="24"/>
                </w:rPr>
              </w:rPrChange>
            </w:rPr>
            <w:t xml:space="preserve">ज्जना</w:t>
          </w:r>
        </w:sdtContent>
      </w:sdt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न्नोद्विजते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[12.15.s3] </w:t>
      </w:r>
      <w:sdt>
        <w:sdtPr>
          <w:id w:val="1099647223"/>
          <w:tag w:val="goog_rdk_49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42" w:date="2026-10-18T02:09:33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यश्च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हर्षामर्षभयोद्वेगैः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[12.15.s4]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हर्षो नाम मदादधर्माय मनःप्रवृत्तिः अमर्षो रोषः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[12.15.s5]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उद्वेगो मनःकम्पविशेषः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[12.15.s6]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तैर्मुक्तो हीनः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[12.15.s7] </w:t>
      </w:r>
      <w:sdt>
        <w:sdtPr>
          <w:id w:val="-686939762"/>
          <w:tag w:val="goog_rdk_50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43" w:date="2026-10-18T02:10:12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स चे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त्यत्र भक्त इत्यनुषज्यते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[12.15.s8]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मे प्रियः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Print type shows हर्पामर्ष / रोपः / कम्पविशेपः (ष looks like प); read 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Last line of the print ends '॥१५' (second daṇḍa cut off); verse numbers are not included in my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 read: 'यस्माल्लोको नोद्विजते', 'लोकाज्जनान्नोद्विजते', 'हर्षामर्षभयोद्वेगैः', 'मे प्रियः'.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१२.१६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(12.16)   मुद्रित ३८४–३८५ (PDF 430–431)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अनपेक्षः शुचिर्दक्ष उदासीनो गतव्यथः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सर्वारम्भपरित्यागी यो मद्भक्तः स मे प्रियः ॥१६॥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[12.16.s1]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किंच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अनपेक्षो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vertAlign w:val="superscript"/>
          <w:rtl w:val="0"/>
        </w:rPr>
        <w:t xml:space="preserve">१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भगवत्प्रीत्यन्यत्र काप्यपेक्षाहीनः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[12.16.s2]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शुचिः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बाह्यान्तरशुद्धिमान्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[12.16.s3] </w:t>
      </w:r>
      <w:sdt>
        <w:sdtPr>
          <w:id w:val="-526109870"/>
          <w:tag w:val="goog_rdk_51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44" w:date="2026-10-18T02:11:27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दक्षः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भगवत्कर्मकरणे पटुः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[12.16.s4] </w:t>
      </w:r>
      <w:sdt>
        <w:sdtPr>
          <w:id w:val="348354185"/>
          <w:tag w:val="goog_rdk_52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45" w:date="2026-10-18T02:11:32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उदासीनः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कर्तव्योपकारापकारयोरुपेक्षकः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[12.16.s5]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गतव्यथः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परकृतापकारैरप्राप्तमनःक्लेशः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[12.16.s6]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सर्वारम्भपरित्यागीत्यस्य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अवैष्णवसर्वारम्भपरित्यागीति सर्वारम्भाभिमानत्यागी सर्वारम्भफलत्यागी भगवति सर्वारम्भसमर्पणरूपत्यागवानिति चतुर्धार्थः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१.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[अनपेक्षो]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अनपः प्राणनाथः श्रीविष्णुः, तद्विषया ईक्षा ईक्षणं दर्शनं यस्य सः तथोक्तः । - इति पदरत्नावल्याम् १/२०/१ (श्रीविजयध्वजतीर्थश्रीचरणकृतायां भागवतव्याख्यायाम्)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Print has 'अनपेक्षो' (sandhi form) — kept as printed (verse: अनपेक्षः).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Line-break: 'सर्वारम्भपरित्यागीत्यस्य अ' / 'वैष्णव…' — OCR left them apart; I joined as 'अवैष्णव…' (a-vaiṣṇava, i.e. non-Vaiṣṇava undertakings, the first of the four senses). Please confirm.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 confirmed at 12× zoom: 'दक्षः' and 'उदासीनः' are plain; 'गतव्यथः' and 'सर्वारम्भपरित्यागीत्यस्य' bold; 'शुचिः' bold.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1 (पदरत्नावल्याम् १/२०/१, on 'अनपेक्षो') → kept. Footnote on p.384 (शब्दनिर्णयवचनम् - गी.ता.) sits on Vidyādhirāja's quotation →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१२.१७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(12.17)   मुद्रित ३८५ (PDF 431)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यो न हृष्यति न द्वेष्टि न शोचति न काङ्क्षति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शुभाशुभपरित्यागी भक्तिमान् यः स मे प्रियः ॥१७॥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'हर्षामर्षभयोद्वेगैर्मुक्तः' इत्युक्ते निष्ठाप्रत्ययेनातीतत्वप्रतीत्या कालान्तरे हर्षादिमानिति शङ्का स्यात्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तन्निरासाय तद्व्यनक्ति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यो न हृष्यतीत्यादिना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'नानद्यतनवत् क्रियाप्रबन्धसामीप्ययोः'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vertAlign w:val="superscript"/>
          <w:rtl w:val="0"/>
        </w:rPr>
        <w:t xml:space="preserve">३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इति सूत्रेण क्रियासातत्यरूपक्रियाप्रबन्धे विहितलट्प्रत्ययान्तत्वेन '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हृष्यति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 इत्यादेर्यावज्जीवं हृष्यतीत्यादिरर्थः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[12.17.s4]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'न हृष्यति न द्वेष्टि'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इत्यादिरूपेण नञ्सम्बन्धे सति कदाऽपि न हृष्यतीत्यादिरर्थो भवतीति भावः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उदाहृतं च वृत्तौ तार्तीयतृतीयपादे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'यावज्जीवमन्नमदात्' इत्यादि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'सर्वारम्भपरित्यागी' इति सामान्यत उक्तम्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विशेषोक्त्या व्यनक्ति-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शुभाशुभेति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[12.17.s9]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ज्ञानभक्तिवैराग्याद्यन्यशुभत्यागीत्यर्थः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[12.17.s10]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अत एव तदन्यन्न काङ्क्षतीत्यर्थो न काङ्क्षतीत्यस्य ज्ञेयः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[12.17.s11]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एवं 'लोकान्नोद्विजते' इत्यस्यापि 'हर्षामर्षभयैर्मुक्तः' इत्यनेनापौनरुक्त्यं ध्येयम्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[12.17.s12]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उक्तशङ्कानिरासार्थत्वादिति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३.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['नानद्यतनवत् क्रियाप्रबन्धसामीप्ययोः']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पा. सू. ३-३-१३५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Kept as printed (please verify): 'तार्तीयतृतीयपादे'; 'हर्षामर्षभयैर्मुक्तः' (verse 15 reads 'हर्षामर्षभयोद्वेगैः').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OCR 'हर्पामर्ष' → हर्षामर्ष (typeface).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3 (पा. सू. ३-३-१३५) sits on the 'नानद्यतनवत्…' quotation in रा → kept. Footnote 2 (शब्दनिर्णयवचनम् - गी.ता.) sits on Vidyādhirāja's quotation →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 read: 'यो न हृष्यतीत्यादिना', 'हृष्यति' (inside quotes), "'न हृष्यति न द्वेष्टि'", 'शुभाशुभेति'.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१२.१८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(12.18)   मुद्रित ३८५–३८६ (PDF 431–432)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समः शत्रौ च मित्रे च तथा मानापमानयोः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शीतोष्णसुखदुःखेषु समः सङ्गविवर्जितः ॥१८॥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[12.18.s1]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किंच 'समः शत्रौ च मित्रे च' इत्यादि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[12.18.s2]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पूर्वं 'समदुःखसुखः' इति सामान्येनोक्तम्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[12.18.s3]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तद्विशिष्योक्त्या व्यनक्ति 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शीतोष्णेत्यादि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[12.18.s4]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शीतोष्णादिविषयजन्यसुखदुःखेषु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[12.18.s5] </w:t>
      </w:r>
      <w:sdt>
        <w:sdtPr>
          <w:id w:val="1048712560"/>
          <w:tag w:val="goog_rdk_53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46" w:date="2026-10-18T02:27:23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समः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उत्सेकानुत्सेकहीनः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[12.18.s6] </w:t>
      </w:r>
      <w:sdt>
        <w:sdtPr>
          <w:id w:val="2597167"/>
          <w:tag w:val="goog_rdk_54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47" w:date="2026-10-18T02:27:26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सङ्गविवर्जितः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फलस्नेहहीनः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Bold read: only 'शीतोष्णेत्यादि'.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Print type shows 'विषयजन्य' / 'दुःखेषु' with ष looking like प; read 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on p.386 (गी.ता. उदाहृतप्रमाणवचनम्) sits on Vidyādhirāja's quotation →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१२.१९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(12.19)   मुद्रित ३८६ (PDF 432)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तुल्यनिन्दास्तुतिर्मौनी सन्तुष्टो येन केनचित्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अनिकेतः स्थिरमतिर्भक्तिमान् मे प्रियो नरः ॥१९॥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[12.19.s1]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किंच </w:t>
      </w:r>
      <w:sdt>
        <w:sdtPr>
          <w:id w:val="-1870715765"/>
          <w:tag w:val="goog_rdk_55"/>
        </w:sdtPr>
        <w:sdtContent>
          <w:r w:rsidDel="00000000" w:rsidR="00000000" w:rsidRPr="00000000">
            <w:rPr>
              <w:b w:val="1"/>
              <w:bCs w:val="1"/>
              <w:sz w:val="24"/>
              <w:szCs w:val="24"/>
              <w:rtl w:val="0"/>
              <w:rPrChange w:author="Narayanan Venkataraman" w:id="48" w:date="2026-10-18T02:28:08Z">
                <w:rPr>
                  <w:rFonts w:ascii="Nirmala UI" w:cs="Nirmala UI" w:eastAsia="Nirmala UI" w:hAnsi="Nirmala UI"/>
                  <w:sz w:val="24"/>
                  <w:szCs w:val="24"/>
                </w:rPr>
              </w:rPrChange>
            </w:rPr>
            <w:t xml:space="preserve">तुल्यनिन्दास्तुतिः</w:t>
          </w:r>
        </w:sdtContent>
      </w:sdt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[12.19.s2]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हेयत्वेन निन्दायास्तुल्या स्तुतिर्यस्य स तथा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[12.19.s3]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अनिकेतः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अनियतवासः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[12.19.s4]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अकारवाच्यभगवदाश्रयो वा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[12.19.s5]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स्थिरमतिः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कुतर्कैरचञ्चलज्ञानः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[12.19.s6]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'यो मद्भक्तः', 'भक्तिमान्' इति भक्तेर्बहुवारोक्तिरद्वेष्टेत्यादिनोक्तेषु धर्मेषु भक्तेराधिक्यज्ञापनाय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[12.19.s7]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अत्र सुखादिषु साम्यं हर्षादिराहित्यं च प्रायेणेति ज्ञेयम्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[12.19.s8]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'प्रायः सुखादिषु समः प्रायो हर्षादिवर्जितः' इत्यादेः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[12.19.s9]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'सन्तुष्टः सततम्' इत्यस्य 'सन्तुष्टो येन केनचित्' इत्येतद्व्याख्यानरूपमित्यपौनरुक्त्यम्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OCR lost the closing quote after 'सन्तुष्टो येन केनचित्'; print has it —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'किंच तुल्यनिन्दास्तुतिः' is plain in the print (not bold).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'प्रायः सुखादिषु…' is रा re-quoting Vidyādhirāja's verse quotation, as printed.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spacing w:after="80" w:before="28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श्लोक १२.२०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   (12.20)   मुद्रित ३८६–३८७ (PDF 432–433)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ये तु धर्म्यामृतमिदं यथोक्तं पर्युपासते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spacing w:after="120" w:before="0" w:lineRule="auto"/>
        <w:ind w:left="567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5"/>
          <w:szCs w:val="25"/>
          <w:rtl w:val="0"/>
        </w:rPr>
        <w:t xml:space="preserve">श्रद्दधाना मत्परमा भक्तास्तेऽतीव मे प्रियाः ॥२०॥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spacing w:after="4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रा-व्याख्या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[12.20.s1]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'अद्वेष्टा सर्वभूतानाम्' इत्यादावद्वेषादिकं यत् पृथक् प्रीतिमात्रसाधनमुक्तम् 'स मे प्रियः', 'स च मे प्रियः'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vertAlign w:val="superscript"/>
          <w:rtl w:val="0"/>
        </w:rPr>
        <w:t xml:space="preserve">२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इत्यादिना तत् सर्वं मिलितम्, यत्रास्ति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स तु मेऽत्यन्तम्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प्रिय इति प्रागुक्तं पिण्डीकृत्योपसंहरति - येत्विति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धर्म्यामृतं धारकत्वाद्धर्मो विष्णुः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[12.20.s3]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तदुपासनाङ्गत्वादुपचारेण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धर्म्यम्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[12.20.s4]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अमृतशब्दितमुक्तिसाधनम्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अमृतम्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[12.20.s5]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धर्म्यं च तदमृतं च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धर्म्यामृतम्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[12.20.s6]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यथोक्तमद्वेष्टेत्यादिनोक्तमद्वेषादिकं प्रीतिसाधनं समस्तम्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[12.20.s7]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श्रद्दधानाः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आस्तिक्यवन्तः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[12.20.s8]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मत्परमाः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मदुत्तमताज्ञानिनः सन्तः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[12.20.s9]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ये पर्युपासते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सम्यगनुतिष्ठन्ति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[12.20.s10]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ते भक्ताः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[12.20.s11]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अतीव मे प्रियाः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 इत्यर्थः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969696"/>
          <w:sz w:val="16"/>
          <w:szCs w:val="16"/>
          <w:rtl w:val="0"/>
        </w:rPr>
        <w:t xml:space="preserve">[12.20.s12]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॥ इति श्रीमद्गीतार्थसङ्ग्रहे श्रीराघवेन्द्रयतिकृते द्वादशोऽध्यायः 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83c00"/>
          <w:sz w:val="20"/>
          <w:szCs w:val="20"/>
          <w:rtl w:val="0"/>
        </w:rPr>
        <w:t xml:space="preserve">पाद-टिप्पणी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२. </w:t>
      </w:r>
      <w:r w:rsidDel="00000000" w:rsidR="00000000" w:rsidRPr="00000000">
        <w:rPr>
          <w:rFonts w:ascii="Nirmala UI" w:cs="Nirmala UI" w:eastAsia="Nirmala UI" w:hAnsi="Nirmala UI"/>
          <w:color w:val="6e6e6e"/>
          <w:sz w:val="18"/>
          <w:szCs w:val="18"/>
          <w:rtl w:val="0"/>
        </w:rPr>
        <w:t xml:space="preserve">['स च मे प्रियः']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चित्तद्रवस्तथा स्थैर्यं प्रसादो भक्तिलक्षणम् । आधिक्येन तु तत्रापि स्थैर्यमेव विशेषतः । दम्भस्य चलभक्तेश्च यस्मादश्रादिकं भवेत् । दम्भादिपरिहारार्थं निगृह्णीयाच्च धीरधीः । अत आध्यात्मिकक्लेशैराधिभूताधिदैविकैः । वाक्यैश्च वेदतन्त्राद्यैरुपदेशैश्च तादृशैः । बलवच्छासनैर्वाऽपि यस्य भक्तिर्न चाल्यते । स एव परमो भक्तो विष्णोर्हृदयवल्लभः ॥ - इति भक्तिविवेके ॥ - भा.ता. (११/२४/२४)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" w:before="0" w:lineRule="auto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285a2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'येत्विति' kept as printed (fused; verse: 'ये तु').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'ये पर्युपासते' — 'ये' also looks bold; bolded 'ये पर्युपासते'. 'स तु मेऽत्यन्तम्' bold as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Footnote 2 (भक्तिविवेक, भा.ता. ११/२४/२४) sits on रा's quotation 'स च मे प्रियः' → kept. Footnote 1 (गी.भा.) sits on Vidyādhirāja's text →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" w:before="0" w:lineRule="auto"/>
        <w:ind w:left="283" w:firstLine="0"/>
        <w:rPr/>
      </w:pPr>
      <w:r w:rsidDel="00000000" w:rsidR="00000000" w:rsidRPr="00000000">
        <w:rPr>
          <w:rFonts w:ascii="Nirmala UI" w:cs="Nirmala UI" w:eastAsia="Nirmala UI" w:hAnsi="Nirmala UI"/>
          <w:color w:val="285a28"/>
          <w:sz w:val="18"/>
          <w:szCs w:val="18"/>
          <w:rtl w:val="0"/>
        </w:rPr>
        <w:t xml:space="preserve">▸ Last sentence = the chapter colophon of the gītārthasaṅgraha (रा's). The Gītā's own colophon and Vidyādhirāja's colophon are omitted.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irmala UI" w:cs="Nirmala UI" w:eastAsia="Nirmala UI" w:hAnsi="Nirmala UI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/Pybh98INvlOTu1wksSUKmLzvA==">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