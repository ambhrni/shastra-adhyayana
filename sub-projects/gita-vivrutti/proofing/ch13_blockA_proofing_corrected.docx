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32"/>
          <w:szCs w:val="32"/>
          <w:rtl w:val="0"/>
        </w:rPr>
        <w:t xml:space="preserve">गीता विवृत्ति — अध्याय १३ (क्षेत्रक्षेत्रज्ञविभागयोगः) — श्लोक १–१२ — संस्कृत पाठ-शोधन पत्रक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color w:val="5a5a5a"/>
          <w:sz w:val="20"/>
          <w:szCs w:val="20"/>
          <w:rtl w:val="0"/>
        </w:rPr>
        <w:t xml:space="preserve">Gītā Vivṛtti · Chapter XIII · Verses 13.1–13.12 · Sanskrit proofing sheet (Block A of 3) · Śrī Rāghavendra Tīrtha (रा)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3c3c3c"/>
          <w:sz w:val="20"/>
          <w:szCs w:val="20"/>
          <w:rtl w:val="0"/>
        </w:rPr>
        <w:t xml:space="preserve">HOW TO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color w:val="3c3c3c"/>
          <w:sz w:val="20"/>
          <w:szCs w:val="20"/>
          <w:rtl w:val="0"/>
        </w:rPr>
        <w:t xml:space="preserve">1. Turn on Track Changes (Review → Track Changes) before you start. Edit the Sanskrit directly; leave the grey [13.N.sK] sentence IDs untouched — they let me match every edit to the right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color w:val="3c3c3c"/>
          <w:sz w:val="20"/>
          <w:szCs w:val="20"/>
          <w:rtl w:val="0"/>
        </w:rPr>
        <w:t xml:space="preserve">2. Bold = the pratīka / lemma bold as I read it in the print. Fix bold with Ctrl+B. Bold in text I did not mark is fine to add.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color w:val="3c3c3c"/>
          <w:sz w:val="20"/>
          <w:szCs w:val="20"/>
          <w:rtl w:val="0"/>
        </w:rPr>
        <w:t xml:space="preserve">3. A raised Devanagari numeral (e.g. ²) is a footnote mark in the print; its text is listed under the sentence/verse with the word it attaches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color w:val="3c3c3c"/>
          <w:sz w:val="20"/>
          <w:szCs w:val="20"/>
          <w:rtl w:val="0"/>
        </w:rPr>
        <w:t xml:space="preserve">4. Under each verse are 'Notes' (in English): where OCR disagreed with the print, where I joined a line-break, and bold I am unsure about. Add Word comments anywhere you want a second look.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color w:val="3c3c3c"/>
          <w:sz w:val="20"/>
          <w:szCs w:val="20"/>
          <w:rtl w:val="0"/>
        </w:rPr>
        <w:t xml:space="preserve">5. Only रा's commentary and the मूल verse are included. Vidyādhirāja's (वि) text is excluded; footnotes sitting on वि's text are skipped.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color w:val="3c3c3c"/>
          <w:sz w:val="20"/>
          <w:szCs w:val="20"/>
          <w:rtl w:val="0"/>
        </w:rPr>
        <w:t xml:space="preserve">6. Typeface: this print draws ष almost like प, ञ्च like श्च and क्व like क्क. I typed the intended letters. Where the print itself seems to differ from the expected Sanskrit I kept the print and marked the note with ⚑ — please decide those.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color w:val="3c3c3c"/>
          <w:sz w:val="20"/>
          <w:szCs w:val="20"/>
          <w:rtl w:val="0"/>
        </w:rPr>
        <w:t xml:space="preserve">7. Each sentence is one daṇḍa-delimited sentence (the unit that becomes one line in the HTML). Verse numbers (॥N॥) are not part of the sentences.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color w:val="3c3c3c"/>
          <w:sz w:val="20"/>
          <w:szCs w:val="20"/>
          <w:rtl w:val="0"/>
        </w:rPr>
        <w:t xml:space="preserve">8. When done, save and send the file back; I diff it against my original, apply your changes, then build the English + HTML from your corrected Sanskrit.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अध्यायशीर्षकम्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(13.0 · chapter title)   मुद्रित ३८८ (PDF 434)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vertAlign w:val="superscript"/>
          <w:rtl w:val="0"/>
        </w:rPr>
        <w:t xml:space="preserve">१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त्रयोदशोऽध्यायः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पाद-टिप्पणी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१.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[त्रयोदशोऽध्यायः]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पूर्वोक्तज्ञानज्ञेयक्षेत्रपुरुषान् पिण्डीकृत्य विविच्य दर्शयत्यनेनाध्यायेन - गी.भा. सर्वार्थसङ्क्षेपोऽयम् । - गी.ता.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Chapter-heading footnote 1 attaches to the title word 'त्रयोदशोऽध्यायः' (print p.388). Chapter name for the HTML will be क्षेत्रक्षेत्रज्ञविभागयोगः, as you supplied.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१३.१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(13.1)   मुद्रित ३८८ (PDF 434)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अर्जुन उवाच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प्रकृतिं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vertAlign w:val="superscript"/>
          <w:rtl w:val="0"/>
        </w:rPr>
        <w:t xml:space="preserve">२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 पुरुषं चैव क्षेत्रं क्षेत्रज्ञमेव च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एतद्वेदितुमिच्छामि ज्ञानं ज्ञेयं च केशव ॥१॥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पूर्वषट्कद्वयोक्तार्थसङ्ग्रहपरोऽयमध्यायः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[13.1.s2]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तथाहि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[13.1.s3]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यत्प्रथमषट्के 'त्रैगुण्यविषया वेदाः'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vertAlign w:val="superscript"/>
          <w:rtl w:val="0"/>
        </w:rPr>
        <w:t xml:space="preserve">३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इत्यादिना प्राचुर्येण ज्ञानसाधनमाषष्ठसमाप्तेरुक्तम्, यच्च तत्र द्वितीयेऽध्याये 'न त्वेवाहम्'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vertAlign w:val="superscript"/>
          <w:rtl w:val="0"/>
        </w:rPr>
        <w:t xml:space="preserve">४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इत्यादिनाऽनादिनित्यत्वादिना जीवस्वरूपमुक्तम्, यच्च द्वितीयषट्के भगवत्स्वरूपमुक्तम्, यदपि सप्तमे 'भूमिरापः'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vertAlign w:val="superscript"/>
          <w:rtl w:val="0"/>
        </w:rPr>
        <w:t xml:space="preserve">५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इत्यादिना क्षेत्रशब्दितं भगवदावासस्थानमुक्तम्, तद्विकीर्णतयोक्तं सर्वं बुद्ध्यारोहार्थं सङ्क्षिप्यास्मिन्नध्याये प्रश्नपूर्वकं प्रदर्श्यते 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प्रकृतिमित्यादिना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[13.1.s4]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पुरुषं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जीवम्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[13.1.s5]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ज्ञानं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ज्ञानसाधनम् ॥१॥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पाद-टिप्पणी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२.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[प्रकृतिं]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अयं श्लोकः क्वचिन्न पठ्यते । परन्तु श्रीमदाचार्यसम्मत इति ज्ञायते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३.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['त्रैगुण्यविषया वेदाः']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गी. (२-४६)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४.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['न त्वेवाहम्']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गी. (२-१२)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५.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['भूमिरापः']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गी.(७-४)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Numbering: in this edition the Arjuna question is printed as ॥१॥ and 'इदं शरीरं' as ॥२॥, so Chapter XIII runs to about 35 verses.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Typeface: this print draws ष almost like प (OCR gave 'पूर्वपट्क…', 'आपष्ठ…', 'द्वितीयपट्के'). I read ष: पूर्वषट्क…, आषष्ठसमाप्तेः, द्वितीयषट्के.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The speaker line 'अर्जुन उवाच' is included as the first line of the verse block (it becomes the speaker label in the HTML).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 marks: मूल ² sits after 'प्रकृतिं'; रा ³ after the closing quote of 'त्रैगुण्यविषया वेदाः', ⁴ after 'न त्वेवाहम्', ⁵ after 'भूमिरापः'. Footnote 1 is on the chapter title (see above).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Bold: only 'प्रकृतिमित्यादिना' is clearly bold; 'पुरुषं' and 'ज्ञानं' (in the last two short sentences) are bold but slightly less 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१३.२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(13.2)   मुद्रित ३८८–३८९ (PDF 434–435)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श्रीभगवानुवाच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इदं शरीरं कौन्तेय क्षेत्रमित्यभिधीयते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एतद्यो वेत्ति तं प्राहुः क्षेत्रज्ञ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vertAlign w:val="superscript"/>
          <w:rtl w:val="0"/>
        </w:rPr>
        <w:t xml:space="preserve">६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 इति तद्विदः ॥२॥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ननु भगवत्स्वरूपज्ञानस्यैव पूर्वोक्तदिशा मुक्तिहेतुत्वात् तत्स्वरूपोक्तिर्युक्ता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क्षेत्रस्वरूपं 'महाभूतानि'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vertAlign w:val="superscript"/>
          <w:rtl w:val="0"/>
        </w:rPr>
        <w:t xml:space="preserve">२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इत्यादिना किमर्थमत्रोच्यत इति चेन्न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क्षेत्रज्ञत्वविशिष्टभगवज्ज्ञानोपयोगित्वात्, क्षेत्रोक्तिरिति क्षेत्रोद्देशपूर्वं भगवतः क्षेत्रज्ञत्वमाह 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इदमिति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[13.2.s4]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कौन्तेय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[13.2.s5]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इदं शरीरम्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अव्यक्तमहदहङ्कारादिकम्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[13.2.s6]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भगवदावासस्थानत्वात् क्षीयते स्थीयतेऽत्र भगवतेति व्युत्पत्त्या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क्षेत्रमित्यभिधीयते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[13.2.s7] </w:t>
      </w:r>
      <w:sdt>
        <w:sdtPr>
          <w:id w:val="-1020120864"/>
          <w:tag w:val="goog_rdk_0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0" w:date="2026-10-25T01:29:31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एतत्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अव्यक्तादिकं क्षेत्रशब्दितम्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[13.2.s8]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यो वेत्ति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जानाति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[13.2.s9]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तम्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[13.2.s10]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तद्विदः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क्षेत्रविदः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[13.2.s11]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क्षेत्रज्ञमिति प्राहु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रित्यर्थः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[13.2.s12]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शरीरशब्दस्याव्यक्तादिपरत्वं च स्वपरिणामदेहादिवियोगद्वारा जीवस्य हिंसादिहेतुत्वात्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[13.2.s13]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'शर् शृ हिंसायाम्' इति धातोः भगवता प्रेर्यत्वादीरं च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[13.2.s14]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'ईर् प्रेरणे' इति धातोः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[13.2.s15]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शर् च तदीरं चेति शरीरमिति व्युत्पत्तेरिति ज्ञेयम्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[13.2.s16]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तेन 'सङ्घातश्चेतना' इति सङ्घातपदेन क्षेत्रविकारेष्वेकदेशत्वेनोक्तशरीरस्य कथं समस्तक्षेत्रत्वमुच्यत इति शङ्का निरस्ता ॥२॥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पाद-टिप्पणी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६.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[क्षेत्रज्ञ]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स्वात्माधारः स्वेच्छयैव जीवदृष्टेस्तिरोहितः । क्षेत्रज्ञेत्युच्यते विष्णुर्जीवस्य पुरुषोत्तमः ॥ इति च । - भा.ता. (५/११/१४)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२.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['महाभूतानि']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गी. (१३-६)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Speaker line 'श्रीभगवानुवाच' included as first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Bold: partial bold in 'क्षेत्रज्ञमिति प्राहुरित्यर्थः' — print looks bold only up to 'प्राहु'; 'रित्यर्थः' plain. I reproduced it that way (compare 12.x 'भवामी|त्यर्थः'). Please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'ईर् प्रेरणे': the print shows 'ईर प्रेरणे' with no visible halant; I typed ईर् (as the root). Please confirm.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 marks: मूल ⁶ after 'क्षेत्रज्ञ'; रा ² after the closing quote of 'महाभूतानि'. Footnote 1 (नारायणश्रुतिवचनम् - गी.ता.) sits on Vidyādhirāja's quotation → skipped.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Printed order of footnotes is 6 then 2 because the मूल footnote comes first in the HTML data (मूल citations first).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१३.३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(13.3)   मुद्रित ३८९–३९० (PDF 435–436)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क्षेत्रज्ञं चापि मां विद्धि सर्वक्षेत्रेषु भारत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क्षेत्रक्षेत्रज्ञयोर्ज्ञानं यत् तज्ज्ञानं मतं मम ॥३॥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[13.3.s1]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जीवस्यापि किञ्चित् क्षेत्रज्ञानात् स किं क्षेत्रज्ञः, इत्यत आह - </w:t>
      </w:r>
      <w:sdt>
        <w:sdtPr>
          <w:id w:val="-1600252306"/>
          <w:tag w:val="goog_rdk_1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1" w:date="2026-10-25T01:31:43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क्षेत्रज्ञं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चेति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[13.3.s2]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सर्वक्षेत्रेषु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अव्यक्तादिषु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[13.3.s3]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क्षेत्रज्ञं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तु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मां विद्धि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[13.3.s4]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न जीवम्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[13.3.s5]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क्षेत्रक्षेत्रज्ञयोर्यज्ज्ञानं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तज्ज्ञानम्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[13.3.s6]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मम </w:t>
      </w:r>
      <w:sdt>
        <w:sdtPr>
          <w:id w:val="841126381"/>
          <w:tag w:val="goog_rdk_2"/>
        </w:sdtPr>
        <w:sdtContent>
          <w:r w:rsidDel="00000000" w:rsidR="00000000" w:rsidRPr="00000000">
            <w:rPr>
              <w:sz w:val="24"/>
              <w:szCs w:val="24"/>
              <w:rtl w:val="0"/>
              <w:rPrChange w:author="Narayanan Venkataraman" w:id="2" w:date="2026-10-25T01:50:13Z">
                <w:rPr>
                  <w:rFonts w:ascii="Nirmala UI" w:cs="Nirmala UI" w:eastAsia="Nirmala UI" w:hAnsi="Nirmala UI"/>
                  <w:b w:val="1"/>
                  <w:bCs w:val="1"/>
                  <w:sz w:val="24"/>
                  <w:szCs w:val="24"/>
                </w:rPr>
              </w:rPrChange>
            </w:rPr>
            <w:t xml:space="preserve">सम्यग्ज्ञानं</w:t>
          </w:r>
        </w:sdtContent>
      </w:sdt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 मतमि</w:t>
      </w:r>
      <w:sdt>
        <w:sdtPr>
          <w:id w:val="-1979786958"/>
          <w:tag w:val="goog_rdk_3"/>
        </w:sdtPr>
        <w:sdtContent>
          <w:r w:rsidDel="00000000" w:rsidR="00000000" w:rsidRPr="00000000">
            <w:rPr>
              <w:sz w:val="24"/>
              <w:szCs w:val="24"/>
              <w:rtl w:val="0"/>
              <w:rPrChange w:author="Narayanan Venkataraman" w:id="3" w:date="2026-10-25T01:50:20Z">
                <w:rPr>
                  <w:rFonts w:ascii="Nirmala UI" w:cs="Nirmala UI" w:eastAsia="Nirmala UI" w:hAnsi="Nirmala UI"/>
                  <w:b w:val="1"/>
                  <w:bCs w:val="1"/>
                  <w:sz w:val="24"/>
                  <w:szCs w:val="24"/>
                </w:rPr>
              </w:rPrChange>
            </w:rPr>
            <w:t xml:space="preserve">त्यर्थः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[13.3.s7]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अत्र 'सर्वक्षेत्रेषु' इत्युक्तिरिदं शरीरमित्यत्र शरीरपदोक्ताव्यक्तादेः क्षीयतेऽ</w:t>
      </w:r>
      <w:sdt>
        <w:sdtPr>
          <w:id w:val="-2041917294"/>
          <w:tag w:val="goog_rdk_4"/>
        </w:sdtPr>
        <w:sdtContent>
          <w:ins w:author="Narayanan Venkataraman" w:id="4" w:date="2026-10-25T01:56:23Z"/>
          <w:sdt>
            <w:sdtPr>
              <w:id w:val="-1936244712"/>
              <w:tag w:val="goog_rdk_5"/>
            </w:sdtPr>
            <w:sdtContent>
              <w:ins w:author="Narayanan Venkataraman" w:id="4" w:date="2026-10-25T01:56:23Z">
                <w:r w:rsidDel="00000000" w:rsidR="00000000" w:rsidRPr="00000000">
                  <w:rPr>
                    <w:color w:val="285a28"/>
                    <w:sz w:val="18"/>
                    <w:szCs w:val="18"/>
                    <w:rtl w:val="0"/>
                    <w:rPrChange w:author="Narayanan Venkataraman" w:id="5" w:date="2026-10-25T01:56:23Z">
                      <w:rPr>
                        <w:rFonts w:ascii="Nirmala UI" w:cs="Nirmala UI" w:eastAsia="Nirmala UI" w:hAnsi="Nirmala UI"/>
                        <w:sz w:val="24"/>
                        <w:szCs w:val="24"/>
                      </w:rPr>
                    </w:rPrChange>
                  </w:rPr>
                  <w:t xml:space="preserve">त्रे</w:t>
                </w:r>
              </w:ins>
            </w:sdtContent>
          </w:sdt>
          <w:ins w:author="Narayanan Venkataraman" w:id="4" w:date="2026-10-25T01:56:23Z"/>
        </w:sdtContent>
      </w:sdt>
      <w:sdt>
        <w:sdtPr>
          <w:id w:val="1342626328"/>
          <w:tag w:val="goog_rdk_6"/>
        </w:sdtPr>
        <w:sdtContent>
          <w:del w:author="Narayanan Venkataraman" w:id="4" w:date="2026-10-25T01:56:23Z"/>
          <w:sdt>
            <w:sdtPr>
              <w:id w:val="-905276418"/>
              <w:tag w:val="goog_rdk_7"/>
            </w:sdtPr>
            <w:sdtContent>
              <w:del w:author="Narayanan Venkataraman" w:id="4" w:date="2026-10-25T01:56:23Z">
                <w:r w:rsidDel="00000000" w:rsidR="00000000" w:rsidRPr="00000000">
                  <w:rPr>
                    <w:color w:val="285a28"/>
                    <w:sz w:val="18"/>
                    <w:szCs w:val="18"/>
                    <w:rtl w:val="0"/>
                    <w:rPrChange w:author="Narayanan Venkataraman" w:id="5" w:date="2026-10-25T01:56:23Z">
                      <w:rPr>
                        <w:rFonts w:ascii="Nirmala UI" w:cs="Nirmala UI" w:eastAsia="Nirmala UI" w:hAnsi="Nirmala UI"/>
                        <w:sz w:val="24"/>
                        <w:szCs w:val="24"/>
                      </w:rPr>
                    </w:rPrChange>
                  </w:rPr>
                  <w:delText xml:space="preserve">त्र</w:delText>
                </w:r>
              </w:del>
            </w:sdtContent>
          </w:sdt>
          <w:del w:author="Narayanan Venkataraman" w:id="4" w:date="2026-10-25T01:56:23Z"/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श्वरेणेति व्युत्पत्त्या क्षेत्रपदवाच्यत्वमिति सूचनाय ॥३॥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⚑ Print has 'क्षीयतेऽत्रश्वरेणेति' (the vowel of ईश्वरेण looks dropped — expected 'क्षीयतेऽत्रेश्वरेणेति'). Typed exactly as printed; please decide.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 (checked at high zoom): 'चेति' bold; 'क्षेत्रज्ञं' at the end of line 1 looks plain (I left it plain); 'सर्वक्षेत्रेषु' bold; 'अव्यक्तादिषु' plain; 'क्षेत्रज्ञं' bold, 'तु' plain, 'मां विद्धि' bold; 'तज्ज्ञानम्' and 'मम सम्यग्ज्ञानं मतमित्यर्थः' bold.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Footnotes 1 (क्षेत्रज्ञोऽक्षर एव च - विष्णुसहस्रनामसु) and 2 (गी.ता. उदाहृतप्रमाणवचनम्) sit on Vidyādhirāja's quotation → skipped. No footnote marks in रा.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१३.४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(13.4)   मुद्रित ३९०–३९१ (PDF 436–437)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तत्क्षेत्रं यच्च यादृक् च यद्विकारि यतश्च यत्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स च यो यत्प्रभावश्च तत्समासेन मे श्रुणु ॥४॥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क्षेत्रादिस्वरूपं वक्तुं प्रतिजानीते 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तत्क्षेत्रमिति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[13.4.s2]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तत्क्षेत्रं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यद्भगवन्निवासस्थानतया क्षेत्रपदोक्तम्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देहद्वारा जीवहिंसाहेतुतया ईश्वरप्रेर्यत्वहेतुना च शरीरपदेन प्रकृतम् अव्यक्तादि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यच्च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यत्स्वरूपं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यादृक्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यत्प्रकारं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यद्विकारि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कर्मधारयात् मतुप्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[13.4.s5]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येन विकारेण युक्तम्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[13.4.s6] </w:t>
      </w:r>
      <w:sdt>
        <w:sdtPr>
          <w:id w:val="1394127548"/>
          <w:tag w:val="goog_rdk_8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6" w:date="2026-10-25T01:57:39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यतः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यादृशप्रवृत्त्यनुकूलधर्मयुक्तात् पुरुषात्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[13.4.s7]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यत्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इणः शत्रन्तं रूपम्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[13.4.s8]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गतिमत्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[13.4.s9]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प्रवर्तत इति यावत्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[13.4.s10]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 च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प्रवर्तकः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[13.4.s11]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यत्स्वरूपः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[13.4.s12]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यत्प्रभावः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यादृशप्रवृत्त्यनुकूलधर्मेतरसामर्थ्यवान्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[13.4.s13] </w:t>
      </w:r>
      <w:sdt>
        <w:sdtPr>
          <w:id w:val="-516020854"/>
          <w:tag w:val="goog_rdk_9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7" w:date="2026-10-25T01:58:15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तत्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सर्वम्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[13.4.s14]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समासेन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सङ्क्षेपेण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[13.4.s15] </w:t>
      </w:r>
      <w:sdt>
        <w:sdtPr>
          <w:id w:val="200537020"/>
          <w:tag w:val="goog_rdk_10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8" w:date="2026-10-25T01:58:23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मे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सकाशात्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[13.4.s16]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श्रुणु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श्रुत्वा निष्ठां कुरु ॥४॥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 as read: तत्क्षेत्रमिति, तत्क्षेत्रं, यच्च, यादृक्, यद्विकारि, यत्, स च, यः, यत्प्रभावः, समासेन, श्रुणु. Plain in the print: 'यतः' (the pratīka यतः is NOT bold), 'तत् सर्वम्', 'प्रवर्तकः'.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मूल reads 'श्रुणु' (not शृणु) in this edition; kept.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Line-breaks joined: 'यद्भग-वन्निवास…', 'यादृशप्रवृत्त्य-नुकूल…'.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१३.५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(13.5)   मुद्रित ३९१ (PDF 437)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ऋषिभिर्बहुधा गीतं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vertAlign w:val="superscript"/>
          <w:rtl w:val="0"/>
        </w:rPr>
        <w:t xml:space="preserve">१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छन्दोभिर्विविधैः पृथक्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vertAlign w:val="superscript"/>
          <w:rtl w:val="0"/>
        </w:rPr>
        <w:t xml:space="preserve">२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ब्रह्मसूत्रपदैश्चैव हेतुमद्भिर्विनिश्चितम् ॥५॥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[13.5.s1]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श्रोतृविश्वासजननायोच्यमानं प्रामाणिकमित्याह 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ऋषिभिरिति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[13.5.s2]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तदित्यनुषज्यते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[13.5.s3]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यत् 'श्रुणु' इत्युक्तं क्षेत्रादिस्वरूपं </w:t>
      </w:r>
      <w:sdt>
        <w:sdtPr>
          <w:id w:val="-860211906"/>
          <w:tag w:val="goog_rdk_11"/>
        </w:sdtPr>
        <w:sdtContent>
          <w:r w:rsidDel="00000000" w:rsidR="00000000" w:rsidRPr="00000000">
            <w:rPr>
              <w:sz w:val="24"/>
              <w:szCs w:val="24"/>
              <w:rtl w:val="0"/>
              <w:rPrChange w:author="Narayanan Venkataraman" w:id="9" w:date="2026-10-25T02:00:04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तत्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[13.5.s4]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ऋषिभिर्बहुधा गीतम्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[13.5.s5]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गै शब्दे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[13.5.s6]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उक्तमित्यर्थः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[13.5.s7]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विविधैः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</w:t>
      </w:r>
      <w:sdt>
        <w:sdtPr>
          <w:id w:val="-1176317252"/>
          <w:tag w:val="goog_rdk_12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10" w:date="2026-10-25T02:00:47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छन्दोभि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र्वेदैः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[13.5.s8]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प्रत्येकं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गीतमिति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सर्वत्रानुषज्यते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[13.5.s9]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हेतुमद्भिः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न्यायोपेतैः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[13.5.s10]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ब्रह्मसूत्रपदैश्च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[13.5.s11]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विनिश्चितमे</w:t>
      </w:r>
      <w:sdt>
        <w:sdtPr>
          <w:id w:val="899719007"/>
          <w:tag w:val="goog_rdk_13"/>
        </w:sdtPr>
        <w:sdtContent>
          <w:r w:rsidDel="00000000" w:rsidR="00000000" w:rsidRPr="00000000">
            <w:rPr>
              <w:sz w:val="24"/>
              <w:szCs w:val="24"/>
              <w:rtl w:val="0"/>
              <w:rPrChange w:author="Narayanan Venkataraman" w:id="11" w:date="2026-10-25T02:01:14Z">
                <w:rPr>
                  <w:rFonts w:ascii="Nirmala UI" w:cs="Nirmala UI" w:eastAsia="Nirmala UI" w:hAnsi="Nirmala UI"/>
                  <w:b w:val="1"/>
                  <w:bCs w:val="1"/>
                  <w:sz w:val="24"/>
                  <w:szCs w:val="24"/>
                </w:rPr>
              </w:rPrChange>
            </w:rPr>
            <w:t xml:space="preserve">व</w:t>
          </w:r>
        </w:sdtContent>
      </w:sdt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 श्रुणु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इत्यन्वयः ॥५॥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पाद-टिप्पणी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१.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[छन्दोभिः]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'छन्दः पद्ये च वेदे च स्वैराचाराभिलाषयोः' इति मेदिनी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२.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[ब्रह्मसूत्रपदैः]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ब्रह्मसूत्राणि शारीरकसूत्राणि - गी.भा. ब्रह्मणः सूचकानि वाक्यानि ब्रह्मसूत्राणि (प्रमेयदीपिका) ब्रह्म - वेदः तदर्थः परब्रह्म वा, तस्य सूत्राणि ब्रह्मसूत्राणि । सकलवेदार्थभूतस्य परब्रह्मणो विष्णोः स्वरूपनिर्णयार्थानि सूत्राणि इति यावत् ॥ - न्यायसुधायाम् अतः शारीरः परमात्मैव । शारीरौ तावुभौ ज्ञेयौ जीवश्चेश्वरसञ्ज्ञितः । तस्य सकलगुणपूर्णत्वादिविषयत्वेन शारीरकमीमांसा ॥ - न्यायसुधायाम्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 marks on the मूल: ¹ stands just before 'छन्दोभिः' and ² just before 'ब्रह्मसूत्रपदैः' (start of line 2). Footnote 3 (ब्र.सू. १-१-१) is on Vidyādhirāja's quotation → skipped. रा has no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 2 is long (three sources: गी.भा., प्रमेयदीपिका, न्यायसुधा). I wrote 'जीवश्चेश्वरसञ्ज्ञितः' with श्च; in this typeface श्च and श्व look alike.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Bold: 'विविधैः' bold but 'छन्दोभिर्वेदैः' plain; 'हेतुमद्भिः' bold, 'न्यायोपेतैः' plain; 'विनिश्चितमेव श्रुणु' bold.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१३.६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(13.6)   मुद्रित ३९१–३९२ (PDF 437–438)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महाभूतान्यहङ्कारो बुद्धिरव्यक्तमेव च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इन्द्रियाणि दशैकं च पञ्च चेन्द्रियगोचराः ॥६॥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[13.6.s1]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क्षेत्रं यच्च यादृक् च </w:t>
      </w:r>
      <w:sdt>
        <w:sdtPr>
          <w:id w:val="1284245104"/>
          <w:tag w:val="goog_rdk_14"/>
        </w:sdtPr>
        <w:sdtContent>
          <w:ins w:author="Narayanan Venkataraman" w:id="12" w:date="2026-10-25T02:04:30Z"/>
          <w:sdt>
            <w:sdtPr>
              <w:id w:val="-905786281"/>
              <w:tag w:val="goog_rdk_15"/>
            </w:sdtPr>
            <w:sdtContent>
              <w:ins w:author="Narayanan Venkataraman" w:id="12" w:date="2026-10-25T02:04:30Z">
                <w:r w:rsidDel="00000000" w:rsidR="00000000" w:rsidRPr="00000000">
                  <w:rPr>
                    <w:color w:val="285a28"/>
                    <w:sz w:val="18"/>
                    <w:szCs w:val="18"/>
                    <w:rtl w:val="0"/>
                    <w:rPrChange w:author="Narayanan Venkataraman" w:id="13" w:date="2026-10-25T02:04:30Z">
                      <w:rPr>
                        <w:rFonts w:ascii="Nirmala UI" w:cs="Nirmala UI" w:eastAsia="Nirmala UI" w:hAnsi="Nirmala UI"/>
                        <w:sz w:val="24"/>
                        <w:szCs w:val="24"/>
                      </w:rPr>
                    </w:rPrChange>
                  </w:rPr>
                  <w:t xml:space="preserve">तच्छ्रुण्विति</w:t>
                </w:r>
              </w:ins>
            </w:sdtContent>
          </w:sdt>
          <w:ins w:author="Narayanan Venkataraman" w:id="12" w:date="2026-10-25T02:04:30Z"/>
        </w:sdtContent>
      </w:sdt>
      <w:sdt>
        <w:sdtPr>
          <w:id w:val="604117913"/>
          <w:tag w:val="goog_rdk_16"/>
        </w:sdtPr>
        <w:sdtContent>
          <w:del w:author="Narayanan Venkataraman" w:id="12" w:date="2026-10-25T02:04:30Z"/>
          <w:sdt>
            <w:sdtPr>
              <w:id w:val="-1006398997"/>
              <w:tag w:val="goog_rdk_17"/>
            </w:sdtPr>
            <w:sdtContent>
              <w:del w:author="Narayanan Venkataraman" w:id="12" w:date="2026-10-25T02:04:30Z">
                <w:r w:rsidDel="00000000" w:rsidR="00000000" w:rsidRPr="00000000">
                  <w:rPr>
                    <w:color w:val="285a28"/>
                    <w:sz w:val="18"/>
                    <w:szCs w:val="18"/>
                    <w:rtl w:val="0"/>
                    <w:rPrChange w:author="Narayanan Venkataraman" w:id="13" w:date="2026-10-25T02:04:30Z">
                      <w:rPr>
                        <w:rFonts w:ascii="Nirmala UI" w:cs="Nirmala UI" w:eastAsia="Nirmala UI" w:hAnsi="Nirmala UI"/>
                        <w:sz w:val="24"/>
                        <w:szCs w:val="24"/>
                      </w:rPr>
                    </w:rPrChange>
                  </w:rPr>
                  <w:delText xml:space="preserve">तच्छुण्विति</w:delText>
                </w:r>
              </w:del>
            </w:sdtContent>
          </w:sdt>
          <w:del w:author="Narayanan Venkataraman" w:id="12" w:date="2026-10-25T02:04:30Z"/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प्रतिज्ञातमाह 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महाभूतानीति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[13.6.s2]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पञ्चमहाभूतानि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[13.6.s3]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महत्तत्त्वमप्यहङ्कारशब्देन गृह्यते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[13.6.s4]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बुद्धिरन्तःकरणविशेषः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[13.6.s5]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अव्यक्तं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त्रिगुणात्मकं प्रधानम्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[13.6.s6]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'इन्द्रियाणि दशैकं च'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इति ज्ञानेन्द्रियमनोभेदेनैकादशेन्द्रियाणि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[13.6.s7]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इन्द्रियगोचराः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श्रोत्रादिविषयाः शब्दाद्याः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पञ्च च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[13.6.s8]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एतत्क्षेत्रम्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[13.6.s9]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समासेन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सङ्क्षेपेण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[13.6.s10]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महाभूतत्वादिप्रकारोपेतमुदाहृतमित्यन्वयः ॥६॥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⚑ Print has 'तच्छुण्विति' (no र); expected 'तच्छ्रुण्विति'. Typed as printed.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Typeface: the मूल 'बुद्धिरव्यक्तमेव' is drawn with a conjunct that looks like 'ख्य'; read as र+व्य. Also 'पञ्च' is drawn like 'पश्च'; typed पञ्च.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Bold: महाभूतानीति; पञ्चमहाभूतानि; बुद्धिरन्तःकरणविशेषः; अव्यक्तं; 'इन्द्रियाणि दशैकं च' (including the quote marks); इन्द्रियगोचराः; 'पञ्च च'; एतत्क्षेत्रम्; समासेन. 'महत्तत्त्वमप्यहङ्कारशब्देन गृह्यते' is 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No footnote marks in रा for this verse.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१३.७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(13.7)   मुद्रित ३९२–३९३ (PDF 438–439)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vertAlign w:val="superscript"/>
          <w:rtl w:val="0"/>
        </w:rPr>
        <w:t xml:space="preserve">१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इच्छा द्वेषः सुखं दुःखं सङ्घातश्चेतना धृतिः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एतत् क्षेत्रं समासेन सविकारमुदाहृतम् ॥७॥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'क्षेत्रं यद्विकारि' इति प्रतिज्ञातक्षेत्रविकारमाह 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इच्छेति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[13.7.s2]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सङ्घातो </w:t>
      </w:r>
      <w:sdt>
        <w:sdtPr>
          <w:id w:val="66719750"/>
          <w:tag w:val="goog_rdk_18"/>
        </w:sdtPr>
        <w:sdtContent>
          <w:r w:rsidDel="00000000" w:rsidR="00000000" w:rsidRPr="00000000">
            <w:rPr>
              <w:sz w:val="24"/>
              <w:szCs w:val="24"/>
              <w:rtl w:val="0"/>
              <w:rPrChange w:author="Narayanan Venkataraman" w:id="14" w:date="2026-10-25T02:07:10Z">
                <w:rPr>
                  <w:rFonts w:ascii="Nirmala UI" w:cs="Nirmala UI" w:eastAsia="Nirmala UI" w:hAnsi="Nirmala UI"/>
                  <w:b w:val="1"/>
                  <w:bCs w:val="1"/>
                  <w:sz w:val="24"/>
                  <w:szCs w:val="24"/>
                </w:rPr>
              </w:rPrChange>
            </w:rPr>
            <w:t xml:space="preserve">देहः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[13.7.s3]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चेतना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चेतसो व्याप्तिः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[13.7.s4]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धृति</w:t>
      </w:r>
      <w:sdt>
        <w:sdtPr>
          <w:id w:val="-322372638"/>
          <w:tag w:val="goog_rdk_19"/>
        </w:sdtPr>
        <w:sdtContent>
          <w:r w:rsidDel="00000000" w:rsidR="00000000" w:rsidRPr="00000000">
            <w:rPr>
              <w:sz w:val="24"/>
              <w:szCs w:val="24"/>
              <w:rtl w:val="0"/>
              <w:rPrChange w:author="Narayanan Venkataraman" w:id="15" w:date="2026-10-25T02:07:28Z">
                <w:rPr>
                  <w:rFonts w:ascii="Nirmala UI" w:cs="Nirmala UI" w:eastAsia="Nirmala UI" w:hAnsi="Nirmala UI"/>
                  <w:b w:val="1"/>
                  <w:bCs w:val="1"/>
                  <w:sz w:val="24"/>
                  <w:szCs w:val="24"/>
                </w:rPr>
              </w:rPrChange>
            </w:rPr>
            <w:t xml:space="preserve">र्धैर्यम्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[13.7.s5] </w:t>
      </w:r>
      <w:sdt>
        <w:sdtPr>
          <w:id w:val="-1504688408"/>
          <w:tag w:val="goog_rdk_20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16" w:date="2026-10-25T02:07:35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एतत्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प्रागुक्तम्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[13.7.s6]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क्षेत्रम्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इच्छादिविकारोपेतं सङ्क्षेपेणोक्तमित्यर्थः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[13.7.s7]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महाभूतादिक्षेत्राभिमानिनः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[13.7.s8]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तद्विकारेच्छाद्यभिमानिनश्चावश्यं ज्ञेयत्वादुच्यन्ते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[13.7.s9]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आकाशाभिमानी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विघ्नेशः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[13.7.s10]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वायुमानी मुख्यवायुजो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मरीचि</w:t>
      </w:r>
      <w:sdt>
        <w:sdtPr>
          <w:id w:val="2114793572"/>
          <w:tag w:val="goog_rdk_21"/>
        </w:sdtPr>
        <w:sdtContent>
          <w:r w:rsidDel="00000000" w:rsidR="00000000" w:rsidRPr="00000000">
            <w:rPr>
              <w:sz w:val="24"/>
              <w:szCs w:val="24"/>
              <w:rtl w:val="0"/>
              <w:rPrChange w:author="Narayanan Venkataraman" w:id="17" w:date="2026-10-25T02:08:13Z">
                <w:rPr>
                  <w:rFonts w:ascii="Nirmala UI" w:cs="Nirmala UI" w:eastAsia="Nirmala UI" w:hAnsi="Nirmala UI"/>
                  <w:b w:val="1"/>
                  <w:bCs w:val="1"/>
                  <w:sz w:val="24"/>
                  <w:szCs w:val="24"/>
                </w:rPr>
              </w:rPrChange>
            </w:rPr>
            <w:t xml:space="preserve">नामा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[13.7.s11]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अग्निमानी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वह्निः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[13.7.s12]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</w:t>
      </w:r>
      <w:sdt>
        <w:sdtPr>
          <w:id w:val="199240117"/>
          <w:tag w:val="goog_rdk_22"/>
        </w:sdtPr>
        <w:sdtContent>
          <w:ins w:author="Narayanan Venkataraman" w:id="18" w:date="2026-10-25T02:08:48Z"/>
          <w:sdt>
            <w:sdtPr>
              <w:id w:val="1180492653"/>
              <w:tag w:val="goog_rdk_23"/>
            </w:sdtPr>
            <w:sdtContent>
              <w:ins w:author="Narayanan Venkataraman" w:id="18" w:date="2026-10-25T02:08:48Z">
                <w:r w:rsidDel="00000000" w:rsidR="00000000" w:rsidRPr="00000000">
                  <w:rPr>
                    <w:rtl w:val="0"/>
                    <w:rPrChange w:author="Narayanan Venkataraman" w:id="19" w:date="2026-10-25T02:08:48Z">
                      <w:rPr>
                        <w:rFonts w:ascii="Nirmala UI" w:cs="Nirmala UI" w:eastAsia="Nirmala UI" w:hAnsi="Nirmala UI"/>
                        <w:sz w:val="24"/>
                        <w:szCs w:val="24"/>
                      </w:rPr>
                    </w:rPrChange>
                  </w:rPr>
                  <w:t xml:space="preserve">ब </w:t>
                </w:r>
              </w:ins>
            </w:sdtContent>
          </w:sdt>
          <w:ins w:author="Narayanan Venkataraman" w:id="18" w:date="2026-10-25T02:08:48Z"/>
        </w:sdtContent>
      </w:sdt>
      <w:sdt>
        <w:sdtPr>
          <w:id w:val="-1507587422"/>
          <w:tag w:val="goog_rdk_24"/>
        </w:sdtPr>
        <w:sdtContent>
          <w:del w:author="Narayanan Venkataraman" w:id="18" w:date="2026-10-25T02:08:48Z"/>
          <w:sdt>
            <w:sdtPr>
              <w:id w:val="33885690"/>
              <w:tag w:val="goog_rdk_25"/>
            </w:sdtPr>
            <w:sdtContent>
              <w:del w:author="Narayanan Venkataraman" w:id="18" w:date="2026-10-25T02:08:48Z">
                <w:r w:rsidDel="00000000" w:rsidR="00000000" w:rsidRPr="00000000">
                  <w:rPr>
                    <w:rtl w:val="0"/>
                    <w:rPrChange w:author="Narayanan Venkataraman" w:id="19" w:date="2026-10-25T02:08:48Z">
                      <w:rPr>
                        <w:rFonts w:ascii="Nirmala UI" w:cs="Nirmala UI" w:eastAsia="Nirmala UI" w:hAnsi="Nirmala UI"/>
                        <w:sz w:val="24"/>
                        <w:szCs w:val="24"/>
                      </w:rPr>
                    </w:rPrChange>
                  </w:rPr>
                  <w:delText xml:space="preserve">व</w:delText>
                </w:r>
              </w:del>
            </w:sdtContent>
          </w:sdt>
          <w:del w:author="Narayanan Venkataraman" w:id="18" w:date="2026-10-25T02:08:48Z"/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भिमानी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वरुणः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[13.7.s13]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भूमिमानिनी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धरादेवी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[13.7.s14]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अहङ्कारः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शिवः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[13.7.s15]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महान्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ब्रह्मा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[13.7.s16]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बुद्धिः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उमा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[13.7.s17]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अव्यक्तम्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श्रीदेवी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[13.7.s18]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इन्द्रियेषु मनोऽभिमानिनः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स्कन्देन्द्रानिरुद्धाः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[13.7.s19]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श्रोत्रं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चन्द्रः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[13.7.s20]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त्वक् वायुसुतो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मरुत्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[13.7.s21]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चक्षुः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सूर्यः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[13.7.s22]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जिह्वा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वरुणस्य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रूपान्तरम्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[13.7.s23]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घ्राणम्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अश्विनौ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[13.7.s24]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वाक्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अग्निः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[13.7.s25]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हस्तौ वायुसुतौ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मरुतौ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[13.7.s26]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पादौ तु विष्णुनाऽऽविष्टौ शचीसुतौ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यज्ञशम्भु</w:t>
      </w:r>
      <w:sdt>
        <w:sdtPr>
          <w:id w:val="760749381"/>
          <w:tag w:val="goog_rdk_26"/>
        </w:sdtPr>
        <w:sdtContent>
          <w:r w:rsidDel="00000000" w:rsidR="00000000" w:rsidRPr="00000000">
            <w:rPr>
              <w:sz w:val="24"/>
              <w:szCs w:val="24"/>
              <w:rtl w:val="0"/>
              <w:rPrChange w:author="Narayanan Venkataraman" w:id="20" w:date="2026-10-25T02:09:55Z">
                <w:rPr>
                  <w:rFonts w:ascii="Nirmala UI" w:cs="Nirmala UI" w:eastAsia="Nirmala UI" w:hAnsi="Nirmala UI"/>
                  <w:b w:val="1"/>
                  <w:bCs w:val="1"/>
                  <w:sz w:val="24"/>
                  <w:szCs w:val="24"/>
                </w:rPr>
              </w:rPrChange>
            </w:rPr>
            <w:t xml:space="preserve">नामकौ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[13.7.s27]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पायु</w:t>
      </w:r>
      <w:sdt>
        <w:sdtPr>
          <w:id w:val="-1936139605"/>
          <w:tag w:val="goog_rdk_27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21" w:date="2026-10-25T02:10:15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र्यमः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[13.7.s28]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उपस्थः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शिवः, मनु</w:t>
      </w:r>
      <w:sdt>
        <w:sdtPr>
          <w:id w:val="-147548247"/>
          <w:tag w:val="goog_rdk_28"/>
        </w:sdtPr>
        <w:sdtContent>
          <w:r w:rsidDel="00000000" w:rsidR="00000000" w:rsidRPr="00000000">
            <w:rPr>
              <w:sz w:val="24"/>
              <w:szCs w:val="24"/>
              <w:rtl w:val="0"/>
              <w:rPrChange w:author="Narayanan Venkataraman" w:id="22" w:date="2026-10-25T02:10:23Z">
                <w:rPr>
                  <w:rFonts w:ascii="Nirmala UI" w:cs="Nirmala UI" w:eastAsia="Nirmala UI" w:hAnsi="Nirmala UI"/>
                  <w:b w:val="1"/>
                  <w:bCs w:val="1"/>
                  <w:sz w:val="24"/>
                  <w:szCs w:val="24"/>
                </w:rPr>
              </w:rPrChange>
            </w:rPr>
            <w:t xml:space="preserve">श्च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[13.7.s29]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इन्द्रियगोचरेषु शब्दस्पर्शरूपरसगन्धाभिमानिनः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शिवपुत्राः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पञ्च ज्ञेयाः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[13.7.s30]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विकारेषु इच्छा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श्रीर्भारती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च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[13.7.s31]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द्वेषदुःखाभिमानिनौ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कलिद्वापरौ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[13.7.s32]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सुखं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मुख्यवायुः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[13.7.s33]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धृतिः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सरस्वती भारती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च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[13.7.s34]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चेतना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श्रीः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[13.7.s35]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सङ्घातमानिनोऽन्ये चेतनाः ज्ञेयाः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[13.7.s36]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अभिमानिनां प्रागुक्तव्युत्पत्त्या भगवन्निवासत्वादेव क्षेत्रनामत्वम्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[13.7.s37]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क्षेत्रविकारित्वमपि महदादिभ्योऽतिशयेन विकारितया स्थितत्वादिति ज्ञेयम् ॥७॥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पाद-टिप्पणी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१.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[इच्छा]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आनन्दानुभवस्तूम उत्कृष्टानुभवात्स्मृतः । तद्युक्तत्वं यथा सौम्यं गुणानामधिकं हि तत् । भक्तयादिगुणपूगोऽपि दुःखहेतुत्वभावनात् । निष्फलो भवति ह्यद्धा प्रीतस्य सफलो भवेत् । तस्मादानन्दमानं तु गुणेषूत्कृष्टमुच्यते । तस्याभिमानी ब्रह्मैको भक्तिज्ञानादिकस्य च । श्रद्धाभिमानिनी देवी तथैव तु सरस्वती । तदन्येषां गुणानां तु तदनु ये विबुधाः स्मृताः । गुणानां तु प्रभुर्ब्रह्मा तस्मादेकश्चतुर्मुखः । औत्पत्तिकगुणो नाम शुभप्राप्त्यैकयोग्यता । तस्याभिमानी प्राणस्तु स हि सर्वगुणाधिक इति च । गुणिनां मध्ये गुणिनि स्थितमौत्पत्तिकगुणरूपं सूत्रमित्यर्थः । गुणिनां गुणयोग्यत्वं यत्सर्वगुणिषु स्थितम् । वायुस्तदभिमान्येकः सर्वगुण्यधिकस्ततः ॥ इति प्रभञ्जने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Typeface: ष looks like प (OCR 'द्वेपदुःख', 'इन्द्रियेपु', 'विपयाः'); typed ष throughout.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 judgement calls: 'इच्छेति' (intermediate weight; I bolded it), 'चेतसो' (left plain), 'पञ्च' after शिवपुत्राः (left plain), 'श्रीर्भारती' (bold), 'पायुर्यमः' (print looks plain; left plain), 'शिवः, मनुश्च' (bold).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 ¹ stands before 'इच्छा' in the मूल; its text is the long passage ending 'इति प्रभञ्जने'. The footnote on p.393 (नारायणश्रुतिवचनम् - गी.ता.(१३/३)) sits on Vidyādhirāja's quotation → skipped.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The deity list starts at 'आकाशाभिमानी' (new paragraph in the print); each deity name is bold.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१३.८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(13.8)   मुद्रित ३९३–३९४ (PDF 439–440)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अमानित्वमदम्भित्वमहिंसा क्षान्तिरार्जवम्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vertAlign w:val="superscript"/>
          <w:rtl w:val="0"/>
        </w:rPr>
        <w:t xml:space="preserve">२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आचार्योपासनं शौचं स्थैर्यमात्मविनिग्रहः ॥८॥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[13.8.s1]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एवं प्रतिज्ञातार्थषट्कमध्ये यच्च यादृक् च यद्विकारीति त्रयमुक्त्वा स च यो यत्प्रभावश्चेति प्रतिज्ञातार्थद्वयं 'ज्ञेयं यत्तत्' इत्यादिना वक्तुम्, न यादृश-तादृशेन श्रवणेन तदनुभवारूढं भवतीति भावेन वक्ष्यमाणज्ञेयद्वयभूतभगवज्ज्ञानस्य साधनान्याह 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अमानित्वमित्यादि पञ्चकेन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[13.8.s2]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अमानित्वम्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आत्मनः श्लाघनराहित्यम्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[13.8.s3]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आत्माल्पत्वं ज्ञात्वाऽपि महत्त्वप्रदर्शनं </w:t>
      </w:r>
      <w:sdt>
        <w:sdtPr>
          <w:id w:val="806617332"/>
          <w:tag w:val="goog_rdk_29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23" w:date="2026-10-25T02:15:29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दम्भः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[13.8.s4]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तद्राहित्यम</w:t>
      </w:r>
      <w:sdt>
        <w:sdtPr>
          <w:id w:val="-956281211"/>
          <w:tag w:val="goog_rdk_30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24" w:date="2026-10-25T02:15:44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दम्भित्वम्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[13.8.s5]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क्षान्तिः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सहिष्णुत्वम्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[13.8.s6]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आर्जवं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सन्मार्गे मनोवाक्कायकर्मणामवैपरीत्यम्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[13.8.s7]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आचार्योपासनं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ज्ञानिनां सेवा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[13.8.s8]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शौचं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बाह्यान्तरशुद्धिः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[13.8.s9]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'शौचं तु द्विविधं प्रोक्तं बाह्यमाभ्यन्तरं तथा । मृज्जलाभ्यां स्मृतं बाह्यं भावशुद्धिस्तथाऽऽन्तरम् ॥' इति स्मृतेः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[13.8.s10]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स्थैर्यं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भयादिना स्वधर्मादचलनम्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[13.8.s11]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आत्मविनिग्रहः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विशेषेण मनसो नियमनम् ॥८॥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पाद-टिप्पणी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२.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[आचार्योपासनं]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'आचिनोति य आचारान् आचारान् ग्राहयत्यपि । स्वयमाचरते यस्तु तमाचार्यं प्रचक्षते ॥' इति भारते । मुख्यतः आचार्यो हि श्रीमन्मध्वाचार्य एव - 'आचार्याः श्रीमदाचार्याः' इत्युक्तेः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 2 (on 'आचार्योपासनं'): its last sentence 'मुख्यतः आचार्यो हि श्रीमन्मध्वाचार्य एव …' is printed at the head of the footnote area on the NEXT page (p.394) without a number; I appended it to footnote 2. The two numbered footnotes on p.394 (अभिधानवचनम्; दक्षस्मृति ५/३) sit on Vidyādhirāja's text → skipped.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Hyphen 'यादृश-तादृशेन' is printed mid-line; kept. 'मनोवाक्काय-/कर्मणाम्' and 'ज्ञान-' line-break joined.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Bold: 'अमानित्वमित्यादि पञ्चकेन', then each lemma अमानित्वम्, क्षान्तिः, आर्जवं, आचार्योपासनं, शौचं, स्थैर्यं, आत्मविनिग्रहः (the contrast is clear on this page).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१३.९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(13.9)   मुद्रित ३९४–३९५ (PDF 440–441)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इन्द्रियार्थेषु वैराग्यमनहङ्कार एव च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जन्ममृत्युजराव्याधिदुःखदोषानुदर्शनम् ॥९॥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[13.9.s1]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इन्द्रियार्थेषु वैराग्यं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शब्दादिषु रागाभावः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[13.9.s2]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अनहङ्कारः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अविद्यमानात्मगुणाभिमानमोहाभावः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[13.9.s3]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जन्मादिषु दुःखदोषयोरनुदर्शनमिति वा, दुःखरूपस्य दोषस्यानुदर्शनमिति वा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[13.9.s4]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अनुक्षणमनुसन्धानमित्यर्थः ॥९॥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Bold: 'इन्द्रियार्थेषु वैराग्यं' and 'अनहङ्कारः' only; the rest of the रा text for this verse is plain in the 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Typeface: 'दुःखदोपयोः' printed; read दोषयोः. No footnotes.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१३.१०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(13.10)   मुद्रित ३९५–३९६ (PDF 441–442)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असक्तिरनभिष्वङ्गः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vertAlign w:val="superscript"/>
          <w:rtl w:val="0"/>
        </w:rPr>
        <w:t xml:space="preserve">१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पुत्रदारगृहादिषु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नित्यं च समचित्तत्वमिष्टानिष्टोपपत्तिषु ॥१०॥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[13.10.s1]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पुत्रदारगृहादिषु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असक्तिः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स्नेहाभावः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[13.10.s2]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अनभिष्वङ्गः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अतिपक्वस्नेहाभावः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[13.10.s3]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इष्टानिष्टोपपत्तिषु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[13.10.s4]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उपपत्तिः प्राप्तिः, तत्र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नित्यं समचित्तत्वं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हर्षविषादयोरभावः ॥१०॥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पाद-टिप्पणी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१.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[पुत्रदारगृहादिषु]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सत्पुंसु च तथा स्त्रीषु न सङ्गो दोषमावहेत् । यथायोग्यं गुणायैव दोषकृद्दुष्टजन्तुषु ॥ इति वाराहे । -भा.ता.(३/३२/४१) अनित्यसम्बन्धयुताः पित्राद्या नित्ययुग्घरिः -इति च ॥ -भा.ता. (६/१६/९) नातिस्नेहः प्रसङ्गो वा कर्तव्यः कापि केनचित् । कुर्वन् विन्देत सन्तापं कपोत इव दीनधीः ॥ -भागवते (११/७/५२) सर्वे क्षयान्ता निचयाः पतनान्ताः समुच्छ्रयाः । संयोगा विप्रयोगान्ता मरणान्तं च जीवितम् । तस्मात्पुत्रेषु दारेषु मित्रेषु च धनेषु च । नातिप्रसङ्गः कर्तव्यो विप्रयोगो हि तैर्ध्रुवम् ॥ -वाल्मीकिरामायणे उ.६९४ सम्यक्स्वरूपाभिव्यक्तिरभावो जननस्य च । अप्रयत्नात्ततो वृद्धिहेतोः सत्सङ्गतिर्वरा -इति वायुप्रोक्ते ॥ भा.ता.(१/१८/१३) बह्वपेक्षो हि जिज्ञासुरतो देहादिवृत्तये । किञ्चित्सत्स्वपि सङ्गी स्यादशक्ये सति वर्तने । कृतकृत्यस्त्यजेत्सङ्गं सदा गुरुसुरादिषु । सङ्गी स्यान्न हि तत्सङ्गं विना तु सुखभाग्भवेत् । तस्मादनाद्यनन्तैव सक्तिर्गुरुसुरादिषु । अन्यत्र कृत्यापेक्षा स्यादिति सङ्गविनिर्णयः । -इति भविष्यत्पर्वणि ॥ -भा.ता.(११/३/२४) असज्जनैस्तु संवासो न कर्तव्यः कथञ्चन । यावद्यावच्च बहुभिः सज्जनैः स तु मुक्तिदः -इति षाड्गुण्ये ॥ -भा.ता. (११/९/१०)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 ¹ stands before 'पुत्रदारगृहादिषु' in the मूल. It is long, with right-hand source tags (-भा.ता.… etc.) which I put inline after each quotation. Footnote 2 (अभिधानवचनम् - गी.भा.) is on Vidyādhirāja's text → skipped.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Print 'अतिपक्वस्नेहा-/भावः' — the क्व ligature looks like क्क; read पक्व. Line break joined.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Bold: असक्तिः, अनभिष्वङ्गः, इष्टानिष्टोपपत्तिषु, नित्यं समचित्तत्वं.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१३.११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(13.11)   मुद्रित ३९६ (PDF 442)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मयि चानन्ययोगेन भक्तिरव्यभिचारिणी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विविक्तदेशसेवित्वमरतिर्जनसंसदि ॥११॥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[13.11.s1]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अनन्ययोगेन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रमाब्रह्मादिस्वातन्त्र्यासम्बन्धेन तदविषयिणीति यावत्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[13.11.s2] </w:t>
      </w:r>
      <w:sdt>
        <w:sdtPr>
          <w:id w:val="640482254"/>
          <w:tag w:val="goog_rdk_31"/>
        </w:sdtPr>
        <w:sdtContent>
          <w:r w:rsidDel="00000000" w:rsidR="00000000" w:rsidRPr="00000000">
            <w:rPr>
              <w:sz w:val="24"/>
              <w:szCs w:val="24"/>
              <w:rtl w:val="0"/>
              <w:rPrChange w:author="Narayanan Venkataraman" w:id="25" w:date="2026-10-25T02:22:06Z">
                <w:rPr>
                  <w:rFonts w:ascii="Nirmala UI" w:cs="Nirmala UI" w:eastAsia="Nirmala UI" w:hAnsi="Nirmala UI"/>
                  <w:b w:val="1"/>
                  <w:bCs w:val="1"/>
                  <w:sz w:val="24"/>
                  <w:szCs w:val="24"/>
                </w:rPr>
              </w:rPrChange>
            </w:rPr>
            <w:t xml:space="preserve">अत एवा</w:t>
          </w:r>
        </w:sdtContent>
      </w:sdt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व्यभिचारिणी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[13.11.s3]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मयि भक्तिः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[13.11.s4]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विविक्तदेशसेवित्वम्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, जनसम्मर्दहीनशुद्धस्थानस्थितिः ॥११॥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Line break 'जनस-/म्मर्दहीन…' joined as जनसम्मर्दहीन….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Bold: अनन्ययोगेन; 'अत एवाव्यभिचारिणी' (bold in print); 'मयि भक्तिः'; 'विविक्तदेशसेवित्वम्'. No footnotes.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१३.१२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(13.12)   मुद्रित ३९६–३९७ (PDF 442–443)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अध्यात्मज्ञाननित्यत्वं तत्त्वज्ञानार्थदर्शनम्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एतज्ज्ञानमिति प्रोक्तमज्ञानं यदतोऽन्यथा ॥१२॥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[13.12.s1]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अध्यात्मज्ञाननित्यत्वम्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परमात्मानमधिकृत्य स्थिते ज्ञाने नियतत्वम्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[13.12.s2]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तत्त्वज्ञानार्थदर्शनम्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[13.12.s3]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अपरोक्षज्ञानार्थं शास्त्रपर्यालोचनम्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[13.12.s4] </w:t>
      </w:r>
      <w:sdt>
        <w:sdtPr>
          <w:id w:val="-906074025"/>
          <w:tag w:val="goog_rdk_32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26" w:date="2026-10-25T02:23:36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एतत्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'अमानित्वम्' इत्यादिनोक्तं विंशतिधर्मजातम्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[13.12.s5]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ज्ञानमिति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ज्ञायतेऽनेनेति करणव्युत्पत्त्या ज्ञानसाधनं प्रोक्तम्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[13.12.s6]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अतोऽन्यथा यत्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अस्ति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तदज्ञानं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ज्ञानसाधनं नेत्यर्थः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[13.12.s7]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यद्वा - ज्ञानशब्दः भावव्युत्पत्त्या संवित्परश्च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[13.12.s8]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तत्त्वज्ञानार्थस्य तत्त्वज्ञानविषयस्य विष्णोर्दर्शनम्, अपरोक्षज्ञानमित्यर्थः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[13.12.s9]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एतद्भगवद्विषयापरोक्षज्ञानं ज्ञानमिति प्रोक्तम्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[13.12.s10]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अतोऽन्यथा यत् तज्ज्ञानं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न भवतीति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[13.12.s11]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इह ज्ञानशब्दो ज्ञानतत्साधनोभयपरः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[13.12.s12]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तत्त्वज्ञानार्थदर्शनमित्ययमप्युक्तदिशा शास्त्रपर्यालोचनरूपज्ञानसाधनपरः, अपरोक्षज्ञानपरश्च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[13.12.s13]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ततश्चैतच्छब्देनोभयं परामृश्य ज्ञानशब्देन भावकरणोभयव्युत्पत्त्या ज्ञानसाधनत्वज्ञानत्वयोर्विधानं युक्तमिति ज्ञेयम् ॥१२॥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⚑ Print has 'करण॰ / युत्पत्त्या' across a line break (the व् has dropped out). I typed 'करणव्युत्पत्त्या'; please confirm.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Bold: अध्यात्मज्ञाननित्यत्वम्; तत्त्वज्ञानार्थदर्शनम्; ज्ञानमिति; 'अतोऽन्यथा यत्' and 'तदज्ञानं' (but 'अस्ति' and 'ज्ञान-' are plain); in the second paragraph 'अतोऽन्यथा यत् तज्ज्ञानं' bold.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The रा commentary continues from the foot of p.396 to the top of p.397 ('इह ज्ञानशब्दो…'). The Vidyādhirāja text on p.396 is skipped. No footnotes.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irmala UI" w:cs="Nirmala UI" w:eastAsia="Nirmala UI" w:hAnsi="Nirmala UI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PP7/7L54bIxqhUqSflE9g8IuKQ==">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